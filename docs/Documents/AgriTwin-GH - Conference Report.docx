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F960E65" w14:textId="428B2B93" w:rsidR="00D7522C" w:rsidRPr="00214E6F" w:rsidRDefault="4A3DFBBD" w:rsidP="00214E6F">
      <w:pPr>
        <w:pStyle w:val="papertitle"/>
        <w:spacing w:before="5pt" w:beforeAutospacing="1" w:after="5pt" w:afterAutospacing="1"/>
        <w:sectPr w:rsidR="00D7522C" w:rsidRPr="00214E6F" w:rsidSect="003B4E04">
          <w:footerReference w:type="first" r:id="rId8"/>
          <w:pgSz w:w="595.30pt" w:h="841.90pt" w:code="9"/>
          <w:pgMar w:top="27pt" w:right="44.65pt" w:bottom="72pt" w:left="44.65pt" w:header="36pt" w:footer="36pt" w:gutter="0pt"/>
          <w:cols w:space="36pt"/>
          <w:titlePg/>
          <w:docGrid w:linePitch="360"/>
        </w:sectPr>
      </w:pPr>
      <w:r w:rsidRPr="0434BA2E">
        <w:t>AGRITWIN-GH: AGRICULTURAL DIGITAL TWIN FOR SMART GREENHOUSE HORTICULTURE OF TOMATO AND STRAWBERRY CULTIVATION</w:t>
      </w:r>
    </w:p>
    <w:p w14:paraId="0631C83C" w14:textId="77777777" w:rsidR="00FA193D" w:rsidRDefault="00FA193D" w:rsidP="00FA193D">
      <w:pPr>
        <w:pStyle w:val="Author"/>
        <w:spacing w:before="5pt" w:beforeAutospacing="1" w:after="0pt" w:line="5pt" w:lineRule="exact"/>
        <w:jc w:val="both"/>
        <w:rPr>
          <w:sz w:val="18"/>
          <w:szCs w:val="18"/>
        </w:rPr>
      </w:pPr>
    </w:p>
    <w:p w14:paraId="0474D8DF" w14:textId="6EC13C43" w:rsidR="00BD670B" w:rsidRDefault="335F29B8" w:rsidP="00FA193D">
      <w:pPr>
        <w:pStyle w:val="Author"/>
        <w:spacing w:before="5pt" w:beforeAutospacing="1" w:after="0pt" w:line="5pt" w:lineRule="exact"/>
        <w:rPr>
          <w:sz w:val="18"/>
          <w:szCs w:val="18"/>
        </w:rPr>
      </w:pPr>
      <w:r w:rsidRPr="0434BA2E">
        <w:rPr>
          <w:sz w:val="18"/>
          <w:szCs w:val="18"/>
        </w:rPr>
        <w:t xml:space="preserve">Arjun Christopher  </w:t>
      </w:r>
    </w:p>
    <w:p w14:paraId="5680398B" w14:textId="58230B27" w:rsidR="00BD670B" w:rsidRDefault="335F29B8" w:rsidP="00FA193D">
      <w:pPr>
        <w:pStyle w:val="Author"/>
        <w:spacing w:before="5pt" w:beforeAutospacing="1" w:after="0pt" w:line="5pt" w:lineRule="exact"/>
      </w:pPr>
      <w:r w:rsidRPr="0434BA2E">
        <w:rPr>
          <w:sz w:val="18"/>
          <w:szCs w:val="18"/>
        </w:rPr>
        <w:t xml:space="preserve">Department of Information Technology  </w:t>
      </w:r>
    </w:p>
    <w:p w14:paraId="525E1A52" w14:textId="2E3B0A49" w:rsidR="00BD670B" w:rsidRDefault="335F29B8" w:rsidP="00FA193D">
      <w:pPr>
        <w:pStyle w:val="Author"/>
        <w:spacing w:before="5pt" w:beforeAutospacing="1" w:after="0pt" w:line="5pt" w:lineRule="exact"/>
      </w:pPr>
      <w:r w:rsidRPr="0434BA2E">
        <w:rPr>
          <w:sz w:val="18"/>
          <w:szCs w:val="18"/>
        </w:rPr>
        <w:t xml:space="preserve">Puducherry Technological University  </w:t>
      </w:r>
    </w:p>
    <w:p w14:paraId="45BEA83D" w14:textId="721F8B06" w:rsidR="00BD670B" w:rsidRDefault="335F29B8" w:rsidP="00FA193D">
      <w:pPr>
        <w:pStyle w:val="Author"/>
        <w:spacing w:before="5pt" w:beforeAutospacing="1" w:after="0pt" w:line="5pt" w:lineRule="exact"/>
      </w:pPr>
      <w:r w:rsidRPr="0434BA2E">
        <w:rPr>
          <w:sz w:val="18"/>
          <w:szCs w:val="18"/>
        </w:rPr>
        <w:t xml:space="preserve">Puducherry, India  </w:t>
      </w:r>
    </w:p>
    <w:p w14:paraId="5AB2FE26" w14:textId="7F57ED72" w:rsidR="00BD670B" w:rsidRDefault="00000000" w:rsidP="00FA193D">
      <w:pPr>
        <w:pStyle w:val="Author"/>
        <w:spacing w:before="5pt" w:beforeAutospacing="1" w:line="5pt" w:lineRule="exact"/>
      </w:pPr>
      <w:hyperlink r:id="rId9">
        <w:r w:rsidR="335F29B8" w:rsidRPr="0434BA2E">
          <w:rPr>
            <w:sz w:val="18"/>
            <w:szCs w:val="18"/>
          </w:rPr>
          <w:t>arjun.christopher877@ptuniv.edu.in</w:t>
        </w:r>
      </w:hyperlink>
    </w:p>
    <w:p w14:paraId="787A041C" w14:textId="77777777" w:rsidR="005C6467" w:rsidRDefault="005C6467" w:rsidP="005C6467">
      <w:pPr>
        <w:pStyle w:val="Author"/>
        <w:spacing w:before="5pt" w:beforeAutospacing="1" w:line="5pt" w:lineRule="exact"/>
        <w:rPr>
          <w:sz w:val="18"/>
          <w:szCs w:val="18"/>
        </w:rPr>
      </w:pPr>
    </w:p>
    <w:p w14:paraId="14F0918B" w14:textId="54BD2D27" w:rsidR="001A3B3D" w:rsidRPr="00F847A6" w:rsidRDefault="05B7C185" w:rsidP="005C6467">
      <w:pPr>
        <w:pStyle w:val="Author"/>
        <w:spacing w:before="5pt" w:beforeAutospacing="1" w:line="5pt" w:lineRule="exact"/>
        <w:rPr>
          <w:sz w:val="18"/>
          <w:szCs w:val="18"/>
        </w:rPr>
      </w:pPr>
      <w:r w:rsidRPr="0434BA2E">
        <w:rPr>
          <w:sz w:val="18"/>
          <w:szCs w:val="18"/>
        </w:rPr>
        <w:t xml:space="preserve">Amala Margret  </w:t>
      </w:r>
    </w:p>
    <w:p w14:paraId="48768A56" w14:textId="0CD5F008" w:rsidR="001A3B3D" w:rsidRPr="00F847A6" w:rsidRDefault="05B7C185" w:rsidP="005C6467">
      <w:pPr>
        <w:pStyle w:val="Author"/>
        <w:spacing w:before="5pt" w:beforeAutospacing="1" w:line="5pt" w:lineRule="exact"/>
      </w:pPr>
      <w:r w:rsidRPr="0434BA2E">
        <w:rPr>
          <w:sz w:val="18"/>
          <w:szCs w:val="18"/>
        </w:rPr>
        <w:t xml:space="preserve">Assistant Professor  </w:t>
      </w:r>
    </w:p>
    <w:p w14:paraId="695D8F43" w14:textId="17AC1227" w:rsidR="001A3B3D" w:rsidRPr="00F847A6" w:rsidRDefault="05B7C185" w:rsidP="005C6467">
      <w:pPr>
        <w:pStyle w:val="Author"/>
        <w:spacing w:before="5pt" w:beforeAutospacing="1" w:line="5pt" w:lineRule="exact"/>
      </w:pPr>
      <w:r w:rsidRPr="0434BA2E">
        <w:rPr>
          <w:sz w:val="18"/>
          <w:szCs w:val="18"/>
        </w:rPr>
        <w:t xml:space="preserve">Department of Information Technology  </w:t>
      </w:r>
    </w:p>
    <w:p w14:paraId="04AB41FE" w14:textId="57E67A9B" w:rsidR="001A3B3D" w:rsidRPr="00F847A6" w:rsidRDefault="05B7C185" w:rsidP="005C6467">
      <w:pPr>
        <w:pStyle w:val="Author"/>
        <w:spacing w:before="5pt" w:beforeAutospacing="1" w:line="5pt" w:lineRule="exact"/>
      </w:pPr>
      <w:r w:rsidRPr="0434BA2E">
        <w:rPr>
          <w:sz w:val="18"/>
          <w:szCs w:val="18"/>
        </w:rPr>
        <w:t xml:space="preserve">Puducherry Technological University  </w:t>
      </w:r>
    </w:p>
    <w:p w14:paraId="2D29430E" w14:textId="51FF8A39" w:rsidR="001A3B3D" w:rsidRDefault="05B7C185" w:rsidP="005C6467">
      <w:pPr>
        <w:pStyle w:val="Author"/>
        <w:spacing w:before="5pt" w:beforeAutospacing="1" w:line="5pt" w:lineRule="exact"/>
        <w:rPr>
          <w:sz w:val="18"/>
          <w:szCs w:val="18"/>
        </w:rPr>
      </w:pPr>
      <w:r w:rsidRPr="0434BA2E">
        <w:rPr>
          <w:sz w:val="18"/>
          <w:szCs w:val="18"/>
        </w:rPr>
        <w:t xml:space="preserve">Puducherry, India  </w:t>
      </w:r>
    </w:p>
    <w:p w14:paraId="26C02B8B" w14:textId="77777777" w:rsidR="00AB0665" w:rsidRPr="00F847A6" w:rsidRDefault="00AB0665" w:rsidP="005C6467">
      <w:pPr>
        <w:pStyle w:val="Author"/>
        <w:spacing w:before="5pt" w:beforeAutospacing="1" w:line="5pt" w:lineRule="exact"/>
      </w:pPr>
    </w:p>
    <w:p w14:paraId="7FCA3F7D" w14:textId="761AF057" w:rsidR="001A3B3D" w:rsidRPr="00F847A6" w:rsidRDefault="00447BB9" w:rsidP="00FA193D">
      <w:pPr>
        <w:pStyle w:val="Author"/>
        <w:spacing w:before="5pt" w:beforeAutospacing="1" w:line="5pt" w:lineRule="exact"/>
        <w:ind w:firstLine="36pt"/>
        <w:jc w:val="both"/>
        <w:rPr>
          <w:sz w:val="18"/>
          <w:szCs w:val="18"/>
        </w:rPr>
      </w:pPr>
      <w:r w:rsidRPr="0434BA2E">
        <w:rPr>
          <w:sz w:val="18"/>
          <w:szCs w:val="18"/>
        </w:rPr>
        <w:br w:type="column"/>
      </w:r>
      <w:r w:rsidR="20D7D75A" w:rsidRPr="0434BA2E">
        <w:rPr>
          <w:sz w:val="18"/>
          <w:szCs w:val="18"/>
        </w:rPr>
        <w:t xml:space="preserve">Vantapti Raja Rajeswari  </w:t>
      </w:r>
    </w:p>
    <w:p w14:paraId="4FBDDFEF" w14:textId="2B3993D9" w:rsidR="001A3B3D" w:rsidRPr="00F847A6" w:rsidRDefault="20D7D75A" w:rsidP="00FA193D">
      <w:pPr>
        <w:pStyle w:val="Author"/>
        <w:spacing w:before="5pt" w:beforeAutospacing="1" w:line="5pt" w:lineRule="exact"/>
      </w:pPr>
      <w:r w:rsidRPr="0434BA2E">
        <w:rPr>
          <w:sz w:val="18"/>
          <w:szCs w:val="18"/>
        </w:rPr>
        <w:t xml:space="preserve">Department of Information Technology  </w:t>
      </w:r>
    </w:p>
    <w:p w14:paraId="55FCEAEA" w14:textId="781A1BD0" w:rsidR="001A3B3D" w:rsidRPr="00F847A6" w:rsidRDefault="20D7D75A" w:rsidP="00FA193D">
      <w:pPr>
        <w:pStyle w:val="Author"/>
        <w:spacing w:before="5pt" w:beforeAutospacing="1" w:line="5pt" w:lineRule="exact"/>
      </w:pPr>
      <w:r w:rsidRPr="0434BA2E">
        <w:rPr>
          <w:sz w:val="18"/>
          <w:szCs w:val="18"/>
        </w:rPr>
        <w:t xml:space="preserve">Puducherry Technological University  </w:t>
      </w:r>
    </w:p>
    <w:p w14:paraId="5AE0B0B0" w14:textId="2809B592" w:rsidR="001A3B3D" w:rsidRPr="00F847A6" w:rsidRDefault="20D7D75A" w:rsidP="00FA193D">
      <w:pPr>
        <w:pStyle w:val="Author"/>
        <w:spacing w:before="5pt" w:beforeAutospacing="1" w:line="5pt" w:lineRule="exact"/>
      </w:pPr>
      <w:r w:rsidRPr="0434BA2E">
        <w:rPr>
          <w:sz w:val="18"/>
          <w:szCs w:val="18"/>
        </w:rPr>
        <w:t xml:space="preserve">Puducherry, India  </w:t>
      </w:r>
    </w:p>
    <w:p w14:paraId="1FCCE042" w14:textId="771DFBF2" w:rsidR="001A3B3D" w:rsidRPr="00F847A6" w:rsidRDefault="00000000" w:rsidP="00FA193D">
      <w:pPr>
        <w:pStyle w:val="Author"/>
        <w:spacing w:before="5pt" w:beforeAutospacing="1" w:line="5pt" w:lineRule="exact"/>
      </w:pPr>
      <w:hyperlink r:id="rId10">
        <w:r w:rsidR="20D7D75A" w:rsidRPr="0434BA2E">
          <w:rPr>
            <w:sz w:val="18"/>
            <w:szCs w:val="18"/>
          </w:rPr>
          <w:t>rajarajeswari.vantapati261@ptuniv.edu.in</w:t>
        </w:r>
      </w:hyperlink>
    </w:p>
    <w:p w14:paraId="26136C83" w14:textId="3FE5D2B2" w:rsidR="00447BB9" w:rsidRDefault="00447BB9" w:rsidP="005C6467">
      <w:pPr>
        <w:pStyle w:val="Author"/>
        <w:spacing w:before="5pt" w:beforeAutospacing="1" w:line="5pt" w:lineRule="exact"/>
        <w:rPr>
          <w:sz w:val="18"/>
          <w:szCs w:val="18"/>
        </w:rPr>
      </w:pPr>
      <w:r w:rsidRPr="0434BA2E">
        <w:rPr>
          <w:sz w:val="18"/>
          <w:szCs w:val="18"/>
        </w:rPr>
        <w:br w:type="column"/>
      </w:r>
      <w:r w:rsidR="1F7989C7" w:rsidRPr="0434BA2E">
        <w:rPr>
          <w:sz w:val="18"/>
          <w:szCs w:val="18"/>
        </w:rPr>
        <w:t xml:space="preserve">Bhuvanalakshmi JP  </w:t>
      </w:r>
    </w:p>
    <w:p w14:paraId="1E992FB0" w14:textId="639AEBEA" w:rsidR="00447BB9" w:rsidRDefault="1F7989C7" w:rsidP="005C6467">
      <w:pPr>
        <w:pStyle w:val="Author"/>
        <w:spacing w:before="5pt" w:beforeAutospacing="1" w:line="5pt" w:lineRule="exact"/>
      </w:pPr>
      <w:r w:rsidRPr="0434BA2E">
        <w:rPr>
          <w:sz w:val="18"/>
          <w:szCs w:val="18"/>
        </w:rPr>
        <w:t xml:space="preserve">Department of Information Technology  </w:t>
      </w:r>
    </w:p>
    <w:p w14:paraId="375C10F0" w14:textId="02CFD4F6" w:rsidR="00447BB9" w:rsidRDefault="1F7989C7" w:rsidP="005C6467">
      <w:pPr>
        <w:pStyle w:val="Author"/>
        <w:spacing w:before="5pt" w:beforeAutospacing="1" w:line="5pt" w:lineRule="exact"/>
      </w:pPr>
      <w:r w:rsidRPr="0434BA2E">
        <w:rPr>
          <w:sz w:val="18"/>
          <w:szCs w:val="18"/>
        </w:rPr>
        <w:t xml:space="preserve">Puducherry Technological University  </w:t>
      </w:r>
    </w:p>
    <w:p w14:paraId="5060252D" w14:textId="240C4040" w:rsidR="00447BB9" w:rsidRDefault="1F7989C7" w:rsidP="005C6467">
      <w:pPr>
        <w:pStyle w:val="Author"/>
        <w:spacing w:before="5pt" w:beforeAutospacing="1" w:line="5pt" w:lineRule="exact"/>
      </w:pPr>
      <w:r w:rsidRPr="0434BA2E">
        <w:rPr>
          <w:sz w:val="18"/>
          <w:szCs w:val="18"/>
        </w:rPr>
        <w:t xml:space="preserve">Puducherry, India  </w:t>
      </w:r>
    </w:p>
    <w:p w14:paraId="2729A11B" w14:textId="55EF1055" w:rsidR="00447BB9" w:rsidRDefault="00000000" w:rsidP="005C6467">
      <w:pPr>
        <w:pStyle w:val="Author"/>
        <w:spacing w:before="5pt" w:beforeAutospacing="1" w:line="5pt" w:lineRule="exact"/>
      </w:pPr>
      <w:hyperlink r:id="rId11">
        <w:r w:rsidR="1F7989C7" w:rsidRPr="0434BA2E">
          <w:rPr>
            <w:sz w:val="18"/>
            <w:szCs w:val="18"/>
          </w:rPr>
          <w:t>bhuvanalakshmijp329@ptuniv.edu.in</w:t>
        </w:r>
      </w:hyperlink>
      <w:r w:rsidR="0434BA2E">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6B9AB2A7" w14:textId="6AD79D94" w:rsidR="006F6D3D" w:rsidRDefault="0D317966" w:rsidP="0434BA2E">
      <w:pPr>
        <w:spacing w:after="8pt" w:line="13.80pt" w:lineRule="auto"/>
        <w:jc w:val="both"/>
        <w:rPr>
          <w:rFonts w:eastAsia="Times New Roman"/>
          <w:sz w:val="18"/>
          <w:szCs w:val="18"/>
        </w:rPr>
      </w:pPr>
      <w:r w:rsidRPr="0434BA2E">
        <w:rPr>
          <w:rFonts w:eastAsia="Times New Roman"/>
          <w:b/>
          <w:bCs/>
          <w:sz w:val="18"/>
          <w:szCs w:val="18"/>
        </w:rPr>
        <w:t>ABSTRACT</w:t>
      </w:r>
    </w:p>
    <w:p w14:paraId="4D3003AB" w14:textId="6694DC7E" w:rsidR="006F6D3D" w:rsidRDefault="0D317966" w:rsidP="0434BA2E">
      <w:pPr>
        <w:spacing w:after="8pt" w:line="13.80pt" w:lineRule="auto"/>
        <w:jc w:val="both"/>
        <w:rPr>
          <w:rFonts w:eastAsia="Times New Roman"/>
          <w:sz w:val="18"/>
          <w:szCs w:val="18"/>
        </w:rPr>
      </w:pPr>
      <w:r w:rsidRPr="0434BA2E">
        <w:rPr>
          <w:rFonts w:eastAsia="Times New Roman"/>
          <w:sz w:val="18"/>
          <w:szCs w:val="18"/>
        </w:rPr>
        <w:t>Greenhouse production of high-value crops such as tomatoes and strawberries necessitates careful environmental control in order to achieve high yield, quality, and early disease prevention. AgriTwin-GH, a software-based AI-powered digital twin framework for smart greenhouse management, is presented in this project. The Greenhouse Plant Growth Metrics Dataset, Smart Agriculture Dataset, Plant Village Dataset, Tomato Plant Stages Dataset, and Ripe Strawberries Detection Dataset are just a few of the tabular time-series greenhouse datasets and plant image datasets that the system incorporates. Convolutional Neural Networks (CNN) use leaf pictures to detect plant diseases, whereas Recurrent Neural Networks (RNN) estimate disease development and future danger. In order to calculate indicators like vapor pressure deficit and disease risk indices, environmental and crop factors including temperature, humidity, CO₂ concentration, light intensity, soil moisture, pH, and nutrient levels are processed. Short-term forecasting models forecast greenhouse conditions, which are assessed using a digital twin and a Model Predictive Control (MPC) technique to generate optimal and safety-validated control actions. The system generate</w:t>
      </w:r>
      <w:r w:rsidR="0080545E">
        <w:rPr>
          <w:rFonts w:eastAsia="Times New Roman"/>
          <w:sz w:val="18"/>
          <w:szCs w:val="18"/>
        </w:rPr>
        <w:t>s</w:t>
      </w:r>
      <w:r w:rsidRPr="0434BA2E">
        <w:rPr>
          <w:rFonts w:eastAsia="Times New Roman"/>
          <w:sz w:val="18"/>
          <w:szCs w:val="18"/>
        </w:rPr>
        <w:t xml:space="preserve"> disease-aware predictions and simple nonverbal operational alerts, allowing for efficient, scalable, and user-friendly smart greenhouse management. By enabling early disease risk awareness and optimized resource utilization, the proposed system significantly improves crop productivity while reducing water, energy, and fertilizer waste. The AgriTwin-GH framework offers a scalable and cost-effective decision-support solution for precision greenhouse horticulture, particularly suitable for labor-intensive and resource-constrained farming environments.</w:t>
      </w:r>
    </w:p>
    <w:p w14:paraId="01C03075" w14:textId="7A320121" w:rsidR="006F6D3D" w:rsidRDefault="0D317966" w:rsidP="0434BA2E">
      <w:pPr>
        <w:spacing w:after="8pt" w:line="13.80pt" w:lineRule="auto"/>
        <w:jc w:val="both"/>
        <w:rPr>
          <w:rFonts w:eastAsia="Times New Roman"/>
          <w:b/>
          <w:bCs/>
          <w:sz w:val="18"/>
          <w:szCs w:val="18"/>
        </w:rPr>
      </w:pPr>
      <w:r w:rsidRPr="0434BA2E">
        <w:rPr>
          <w:rFonts w:eastAsia="Times New Roman"/>
          <w:b/>
          <w:bCs/>
          <w:sz w:val="18"/>
          <w:szCs w:val="18"/>
        </w:rPr>
        <w:t>Keywords</w:t>
      </w:r>
    </w:p>
    <w:p w14:paraId="6F7AA443" w14:textId="31C6DD6F" w:rsidR="006F6D3D" w:rsidRDefault="0D317966" w:rsidP="0434BA2E">
      <w:pPr>
        <w:pStyle w:val="Keywords"/>
        <w:rPr>
          <w:rFonts w:eastAsia="Times New Roman"/>
        </w:rPr>
      </w:pPr>
      <w:r w:rsidRPr="0434BA2E">
        <w:rPr>
          <w:rFonts w:eastAsia="Times New Roman"/>
        </w:rPr>
        <w:t>Digital Twin, Smart Greenhouse, Time-Series Dataset, Plant Image Dataset, CNN, RNN, Model Predictive Control, Disease Prediction, Precision Agriculture</w:t>
      </w:r>
    </w:p>
    <w:p w14:paraId="665988F4" w14:textId="6A10B656" w:rsidR="006F6D3D" w:rsidRDefault="006F6D3D" w:rsidP="0434BA2E">
      <w:pPr>
        <w:spacing w:after="8pt" w:line="13.80pt" w:lineRule="auto"/>
        <w:jc w:val="both"/>
        <w:rPr>
          <w:rFonts w:eastAsia="Times New Roman"/>
          <w:b/>
          <w:bCs/>
        </w:rPr>
      </w:pPr>
    </w:p>
    <w:p w14:paraId="0468F453" w14:textId="06230430" w:rsidR="006F6D3D" w:rsidRDefault="04128BC8" w:rsidP="0434BA2E">
      <w:pPr>
        <w:spacing w:after="8pt" w:line="13.80pt" w:lineRule="auto"/>
        <w:jc w:val="both"/>
        <w:rPr>
          <w:rFonts w:eastAsia="Times New Roman"/>
          <w:b/>
          <w:bCs/>
        </w:rPr>
      </w:pPr>
      <w:r w:rsidRPr="0434BA2E">
        <w:rPr>
          <w:rFonts w:eastAsia="Times New Roman"/>
          <w:b/>
          <w:bCs/>
        </w:rPr>
        <w:t>INTRODUCTION</w:t>
      </w:r>
    </w:p>
    <w:p w14:paraId="2A611AA0" w14:textId="77777777" w:rsidR="00E677D2" w:rsidRPr="00E677D2" w:rsidRDefault="00E677D2" w:rsidP="00E677D2">
      <w:pPr>
        <w:pStyle w:val="BodyText"/>
        <w:rPr>
          <w:rFonts w:eastAsia="Times New Roman"/>
          <w:lang w:val="en-IN"/>
        </w:rPr>
      </w:pPr>
      <w:r w:rsidRPr="00E677D2">
        <w:rPr>
          <w:rFonts w:eastAsia="Times New Roman"/>
          <w:lang w:val="en-IN"/>
        </w:rPr>
        <w:t>Greenhouse cultivation has become essential in modern agriculture due to increasing food demand, climate variability, and the need for consistent, high-quality production throughout the year. Unlike open-field farming, greenhouses provide controlled environments where temperature, humidity, light intensity, and carbon dioxide levels are regulated to optimize plant growth. This is especially important for high-value crops such as tomato and strawberry, which are highly sensitive to environmental stress and disease pressure. As agriculture moves toward sustainable and resilient systems, greenhouse cultivation supports higher productivity with reduced environmental impact.</w:t>
      </w:r>
    </w:p>
    <w:p w14:paraId="6A472DD6" w14:textId="77777777" w:rsidR="00E677D2" w:rsidRPr="00E677D2" w:rsidRDefault="00E677D2" w:rsidP="00E677D2">
      <w:pPr>
        <w:pStyle w:val="BodyText"/>
        <w:rPr>
          <w:rFonts w:eastAsia="Times New Roman"/>
          <w:lang w:val="en-IN"/>
        </w:rPr>
      </w:pPr>
      <w:r w:rsidRPr="00E677D2">
        <w:rPr>
          <w:rFonts w:eastAsia="Times New Roman"/>
          <w:lang w:val="en-IN"/>
        </w:rPr>
        <w:t>Successful greenhouse production depends on precise environmental control and timely decision-making. Tomato and strawberry require specific ranges of temperature, humidity, soil moisture, nutrient levels, and photoperiod that vary across growth stages. Even small deviations can reduce yield, affect fruit quality, and increase susceptibility to diseases like powdery mildew, leaf mold, and leaf scorch. Environmental stress also impacts fruit firmness, uniformity, and shelf life, making stable conditions both an agronomic and economic necessity.</w:t>
      </w:r>
    </w:p>
    <w:p w14:paraId="47B6500C" w14:textId="77777777" w:rsidR="00E677D2" w:rsidRPr="00E677D2" w:rsidRDefault="00E677D2" w:rsidP="00E677D2">
      <w:pPr>
        <w:pStyle w:val="BodyText"/>
        <w:rPr>
          <w:rFonts w:eastAsia="Times New Roman"/>
          <w:lang w:val="en-IN"/>
        </w:rPr>
      </w:pPr>
      <w:r w:rsidRPr="00E677D2">
        <w:rPr>
          <w:rFonts w:eastAsia="Times New Roman"/>
          <w:lang w:val="en-IN"/>
        </w:rPr>
        <w:lastRenderedPageBreak/>
        <w:t>Traditional greenhouse management is often reactive, relying on manual observation and periodic monitoring. Corrective actions are typically taken after visible symptoms appear, leading to delayed intervention and possible overuse of water, energy, fertilizers, and chemicals. Decision quality depends heavily on operator experience, and historical data are often underutilized, limiting the ability to learn from seasonal patterns and past disease trends.</w:t>
      </w:r>
    </w:p>
    <w:p w14:paraId="3829A604" w14:textId="77777777" w:rsidR="00E677D2" w:rsidRPr="00E677D2" w:rsidRDefault="00E677D2" w:rsidP="00E677D2">
      <w:pPr>
        <w:pStyle w:val="BodyText"/>
        <w:rPr>
          <w:rFonts w:eastAsia="Times New Roman"/>
          <w:lang w:val="en-IN"/>
        </w:rPr>
      </w:pPr>
      <w:r w:rsidRPr="00E677D2">
        <w:rPr>
          <w:rFonts w:eastAsia="Times New Roman"/>
          <w:lang w:val="en-IN"/>
        </w:rPr>
        <w:t>Modern greenhouses consist of interconnected subsystems such as climate control, irrigation, ventilation, and lighting. Changes in one subsystem can influence others, making static or rule-based control insufficient. External weather variations, sensor noise, and biological variability further require adaptive and dynamic decision-making.</w:t>
      </w:r>
    </w:p>
    <w:p w14:paraId="30D2B023" w14:textId="77777777" w:rsidR="00E677D2" w:rsidRPr="00E677D2" w:rsidRDefault="00E677D2" w:rsidP="00E677D2">
      <w:pPr>
        <w:pStyle w:val="BodyText"/>
        <w:rPr>
          <w:rFonts w:eastAsia="Times New Roman"/>
          <w:lang w:val="en-IN"/>
        </w:rPr>
      </w:pPr>
      <w:r w:rsidRPr="00E677D2">
        <w:rPr>
          <w:rFonts w:eastAsia="Times New Roman"/>
          <w:lang w:val="en-IN"/>
        </w:rPr>
        <w:t>Data-driven analysis enables early detection of unfavorable trends in growth, disease development, and resource use, supporting preventive rather than corrective actions. Virtual representations of greenhouses allow environmental changes and control strategies to be simulated before real implementation, improving reliability and enabling proactive interventions during critical growth stages.</w:t>
      </w:r>
    </w:p>
    <w:p w14:paraId="1DBBE989" w14:textId="77777777" w:rsidR="00E677D2" w:rsidRPr="00E677D2" w:rsidRDefault="00E677D2" w:rsidP="00E677D2">
      <w:pPr>
        <w:pStyle w:val="BodyText"/>
        <w:rPr>
          <w:rFonts w:eastAsia="Times New Roman"/>
          <w:lang w:val="en-IN"/>
        </w:rPr>
      </w:pPr>
      <w:r w:rsidRPr="00E677D2">
        <w:rPr>
          <w:rFonts w:eastAsia="Times New Roman"/>
          <w:lang w:val="en-IN"/>
        </w:rPr>
        <w:t>Human-centered interaction is equally important, particularly in agricultural settings where workers may be illiterate or semi-literate. Simple non-verbal alerts using visual or auditory cues improve usability and operational safety. Scalability and adaptability are also essential, as greenhouse facilities vary in size and technological capability.</w:t>
      </w:r>
    </w:p>
    <w:p w14:paraId="493B1386" w14:textId="437DC8DB" w:rsidR="006F6D3D" w:rsidRDefault="00E677D2" w:rsidP="00E677D2">
      <w:pPr>
        <w:pStyle w:val="BodyText"/>
        <w:rPr>
          <w:rFonts w:eastAsia="Times New Roman"/>
          <w:lang w:val="en-IN"/>
        </w:rPr>
      </w:pPr>
      <w:r w:rsidRPr="00E677D2">
        <w:rPr>
          <w:rFonts w:eastAsia="Times New Roman"/>
          <w:lang w:val="en-IN"/>
        </w:rPr>
        <w:t>Motivated by these challenges, AgriTwin-GH is proposed as a software-based intelligent greenhouse management framework for tomato and strawberry cultivation. By integrating data-driven analysis, virtual system modeling, and predictive decision support, it aims to enable early risk detection, efficient resource utilization, and worker-friendly operation, ultimately improving yield, reducing waste, and enhancing sustainability.</w:t>
      </w:r>
    </w:p>
    <w:p w14:paraId="721E8D09" w14:textId="77777777" w:rsidR="00652980" w:rsidRPr="00E677D2" w:rsidRDefault="00652980" w:rsidP="00E677D2">
      <w:pPr>
        <w:pStyle w:val="BodyText"/>
        <w:rPr>
          <w:rFonts w:eastAsia="Times New Roman"/>
          <w:lang w:val="en-IN"/>
        </w:rPr>
      </w:pPr>
    </w:p>
    <w:p w14:paraId="7844B5A0" w14:textId="176CA4D0" w:rsidR="006F6D3D" w:rsidRDefault="1A8A8A3E" w:rsidP="0434BA2E">
      <w:pPr>
        <w:spacing w:after="8pt" w:line="13.80pt" w:lineRule="auto"/>
        <w:jc w:val="both"/>
        <w:rPr>
          <w:rFonts w:eastAsia="Times New Roman"/>
          <w:b/>
          <w:bCs/>
        </w:rPr>
      </w:pPr>
      <w:r w:rsidRPr="0434BA2E">
        <w:rPr>
          <w:rFonts w:eastAsia="Times New Roman"/>
          <w:b/>
          <w:bCs/>
        </w:rPr>
        <w:t>LITERATURE SURVEY</w:t>
      </w:r>
    </w:p>
    <w:p w14:paraId="01004073" w14:textId="3549F331" w:rsidR="006F6D3D" w:rsidRDefault="1A8A8A3E" w:rsidP="0434BA2E">
      <w:pPr>
        <w:spacing w:after="8pt" w:line="13.80pt" w:lineRule="auto"/>
        <w:jc w:val="both"/>
        <w:rPr>
          <w:rFonts w:eastAsia="Times New Roman"/>
          <w:b/>
          <w:bCs/>
        </w:rPr>
      </w:pPr>
      <w:r w:rsidRPr="0434BA2E">
        <w:rPr>
          <w:rFonts w:eastAsia="Times New Roman"/>
          <w:b/>
          <w:bCs/>
        </w:rPr>
        <w:t>Advances in Intelligent and Autonomous Greenhouse Systems</w:t>
      </w:r>
    </w:p>
    <w:p w14:paraId="42149B5B" w14:textId="0C4BAC1E" w:rsidR="006F6D3D" w:rsidRDefault="1A8A8A3E" w:rsidP="0434BA2E">
      <w:pPr>
        <w:spacing w:after="8pt" w:line="13.80pt" w:lineRule="auto"/>
        <w:jc w:val="both"/>
        <w:rPr>
          <w:rFonts w:eastAsia="Times New Roman"/>
        </w:rPr>
      </w:pPr>
      <w:r w:rsidRPr="0434BA2E">
        <w:rPr>
          <w:rFonts w:eastAsia="Times New Roman"/>
        </w:rPr>
        <w:t>Rawan Al-Najadi et al. provide a comprehensive review of recent developments in intelligent and autonomous greenhouse systems, focusing on the integration of Internet of Things (IoT), Artificial Intelligence (AI), Machine Learning (ML), Deep Learning (DL), and robotics. The study addresses challenges such as climate variability, shrinking arable land, and increasing food demand, highlighting the importance of controlled environment agriculture.</w:t>
      </w:r>
    </w:p>
    <w:p w14:paraId="11ED51CD" w14:textId="28304B04" w:rsidR="006F6D3D" w:rsidRDefault="1A8A8A3E" w:rsidP="0434BA2E">
      <w:pPr>
        <w:spacing w:after="8pt" w:line="13.80pt" w:lineRule="auto"/>
        <w:jc w:val="both"/>
        <w:rPr>
          <w:rFonts w:eastAsia="Times New Roman"/>
        </w:rPr>
      </w:pPr>
      <w:r w:rsidRPr="0434BA2E">
        <w:rPr>
          <w:rFonts w:eastAsia="Times New Roman"/>
        </w:rPr>
        <w:t xml:space="preserve">The review analyzes over 100 research articles published between 2020 and 2025, categorizing them into applications including climate control, disease detection, yield prediction, and robotic automation. The findings show that IoT-enabled sensor networks combined with AI-based decision-making improve energy efficiency, water conservation, and crop productivity. However, limitations such as sensor fusion complexity, limited datasets, computational overhead, and </w:t>
      </w:r>
      <w:r w:rsidRPr="0434BA2E">
        <w:rPr>
          <w:rFonts w:eastAsia="Times New Roman"/>
        </w:rPr>
        <w:t>lack of real-world deployment are identified, emphasizing the need for fully integrated autonomous greenhouse frameworks rather than isolated implementations.</w:t>
      </w:r>
    </w:p>
    <w:p w14:paraId="09F6B395" w14:textId="016F0A9F" w:rsidR="006F6D3D" w:rsidRDefault="1A8A8A3E" w:rsidP="0434BA2E">
      <w:pPr>
        <w:spacing w:after="8pt" w:line="13.80pt" w:lineRule="auto"/>
        <w:jc w:val="both"/>
        <w:rPr>
          <w:rFonts w:eastAsia="Times New Roman"/>
          <w:b/>
          <w:bCs/>
        </w:rPr>
      </w:pPr>
      <w:r w:rsidRPr="0434BA2E">
        <w:rPr>
          <w:rFonts w:eastAsia="Times New Roman"/>
          <w:b/>
          <w:bCs/>
        </w:rPr>
        <w:t>Greenhouse Industry 4.0 – Digital Twin Technology for Commercial Greenhouses</w:t>
      </w:r>
    </w:p>
    <w:p w14:paraId="3A3B36EF" w14:textId="3B9253F7" w:rsidR="006F6D3D" w:rsidRDefault="1A8A8A3E" w:rsidP="0434BA2E">
      <w:pPr>
        <w:spacing w:after="8pt" w:line="13.80pt" w:lineRule="auto"/>
        <w:jc w:val="both"/>
        <w:rPr>
          <w:rFonts w:eastAsia="Times New Roman"/>
        </w:rPr>
      </w:pPr>
      <w:r w:rsidRPr="0434BA2E">
        <w:rPr>
          <w:rFonts w:eastAsia="Times New Roman"/>
        </w:rPr>
        <w:t>Daniel Anthony Howard et al. propose an Industry 4.0–based Digital Twin framework for commercial greenhouse systems. The approach digitally replicates physical greenhouse operations to enhance monitoring, simulation, and optimization through IoT, cloud computing, big data analytics, and AI. This virtual representation enables data-driven decision-making without disrupting real-world operations.</w:t>
      </w:r>
    </w:p>
    <w:p w14:paraId="756848FE" w14:textId="522A8144" w:rsidR="006F6D3D" w:rsidRDefault="1A8A8A3E" w:rsidP="0434BA2E">
      <w:pPr>
        <w:spacing w:after="8pt" w:line="13.80pt" w:lineRule="auto"/>
        <w:jc w:val="both"/>
        <w:rPr>
          <w:rFonts w:eastAsia="Times New Roman"/>
        </w:rPr>
      </w:pPr>
      <w:r w:rsidRPr="0434BA2E">
        <w:rPr>
          <w:rFonts w:eastAsia="Times New Roman"/>
        </w:rPr>
        <w:t>The framework integrates multiple specialized Digital Twins modeling climate, energy consumption, production scheduling, and labor management. Simulation results demonstrate co-optimization of energy usage, productivity, and operational cost while maintaining crop quality. The study also highlights the potential for smart grid integration, establishing a scalable foundation for large-scale digital greenhouse management.</w:t>
      </w:r>
    </w:p>
    <w:p w14:paraId="53AD6D96" w14:textId="56BCC6C5" w:rsidR="006F6D3D" w:rsidRDefault="1A8A8A3E" w:rsidP="0434BA2E">
      <w:pPr>
        <w:spacing w:after="8pt" w:line="13.80pt" w:lineRule="auto"/>
        <w:jc w:val="both"/>
        <w:rPr>
          <w:rFonts w:eastAsia="Times New Roman"/>
          <w:b/>
          <w:bCs/>
        </w:rPr>
      </w:pPr>
      <w:r w:rsidRPr="0434BA2E">
        <w:rPr>
          <w:rFonts w:eastAsia="Times New Roman"/>
          <w:b/>
          <w:bCs/>
        </w:rPr>
        <w:t>Integrating Digital Twins and MPC for Sustainable Greenhouse Management</w:t>
      </w:r>
    </w:p>
    <w:p w14:paraId="5335C6D2" w14:textId="7502DCCC" w:rsidR="006F6D3D" w:rsidRDefault="1A8A8A3E" w:rsidP="0434BA2E">
      <w:pPr>
        <w:spacing w:after="8pt" w:line="13.80pt" w:lineRule="auto"/>
        <w:jc w:val="both"/>
        <w:rPr>
          <w:rFonts w:eastAsia="Times New Roman"/>
        </w:rPr>
      </w:pPr>
      <w:r w:rsidRPr="0434BA2E">
        <w:rPr>
          <w:rFonts w:eastAsia="Times New Roman"/>
        </w:rPr>
        <w:t>Abdellatif Soussi et al. introduce a greenhouse management system combining Digital Twin technology with Model Predictive Control (MPC) to achieve adaptive and sustainable climate regulation. The study addresses the limitations of rule-based control strategies by incorporating predictive modeling through a virtual greenhouse representation.</w:t>
      </w:r>
    </w:p>
    <w:p w14:paraId="34AC9548" w14:textId="7A59B193" w:rsidR="006F6D3D" w:rsidRDefault="1A8A8A3E" w:rsidP="0434BA2E">
      <w:pPr>
        <w:spacing w:after="8pt" w:line="13.80pt" w:lineRule="auto"/>
        <w:jc w:val="both"/>
        <w:rPr>
          <w:rFonts w:eastAsia="Times New Roman"/>
        </w:rPr>
      </w:pPr>
      <w:r w:rsidRPr="0434BA2E">
        <w:rPr>
          <w:rFonts w:eastAsia="Times New Roman"/>
        </w:rPr>
        <w:t>A state-space model captures greenhouse thermal dynamics, and MPC regulates parameters such as temperature, ventilation, shading, and heating. Validation using multi-season meteorological data demonstrates stable climate maintenance, improved energy efficiency, and enhanced robustness. The results confirm that Digital Twin–based predictive control outperforms traditional static approaches.</w:t>
      </w:r>
    </w:p>
    <w:p w14:paraId="56313C8D" w14:textId="320780E5" w:rsidR="006F6D3D" w:rsidRDefault="1A8A8A3E" w:rsidP="0434BA2E">
      <w:pPr>
        <w:spacing w:after="8pt" w:line="13.80pt" w:lineRule="auto"/>
        <w:jc w:val="both"/>
        <w:rPr>
          <w:rFonts w:eastAsia="Times New Roman"/>
          <w:b/>
          <w:bCs/>
        </w:rPr>
      </w:pPr>
      <w:r w:rsidRPr="0434BA2E">
        <w:rPr>
          <w:rFonts w:eastAsia="Times New Roman"/>
          <w:b/>
          <w:bCs/>
        </w:rPr>
        <w:t>Leaf Disease Detection and Classification Using Machine Learning</w:t>
      </w:r>
    </w:p>
    <w:p w14:paraId="093489F1" w14:textId="69352DFF" w:rsidR="006F6D3D" w:rsidRDefault="1A8A8A3E" w:rsidP="0434BA2E">
      <w:pPr>
        <w:spacing w:after="8pt" w:line="13.80pt" w:lineRule="auto"/>
        <w:jc w:val="both"/>
        <w:rPr>
          <w:rFonts w:eastAsia="Times New Roman"/>
        </w:rPr>
      </w:pPr>
      <w:r w:rsidRPr="0434BA2E">
        <w:rPr>
          <w:rFonts w:eastAsia="Times New Roman"/>
        </w:rPr>
        <w:t>B. V. Nikitha et al. explore machine learning techniques for early detection and classification of plant leaf diseases, aiming to reduce crop loss through automated diagnosis. The study evaluates Support Vector Machine (SVM), K-Nearest Neighbor (KNN), and Convolutional Neural Network (CNN) models using a soybean leaf disease dataset.</w:t>
      </w:r>
    </w:p>
    <w:p w14:paraId="16EA0BFF" w14:textId="3C481A00" w:rsidR="006F6D3D" w:rsidRDefault="1A8A8A3E" w:rsidP="0434BA2E">
      <w:pPr>
        <w:spacing w:after="8pt" w:line="13.80pt" w:lineRule="auto"/>
        <w:jc w:val="both"/>
        <w:rPr>
          <w:rFonts w:eastAsia="Times New Roman"/>
        </w:rPr>
      </w:pPr>
      <w:r w:rsidRPr="0434BA2E">
        <w:rPr>
          <w:rFonts w:eastAsia="Times New Roman"/>
        </w:rPr>
        <w:t xml:space="preserve">After image preprocessing and feature extraction, experimental results show that CNN achieves the highest accuracy (96%), outperforming SVM and KNN. While demonstrating the effectiveness of deep learning for disease </w:t>
      </w:r>
      <w:r w:rsidRPr="0434BA2E">
        <w:rPr>
          <w:rFonts w:eastAsia="Times New Roman"/>
        </w:rPr>
        <w:lastRenderedPageBreak/>
        <w:t>detection, the study highlights challenges related to computational demands and the requirement for large labeled datasets.</w:t>
      </w:r>
    </w:p>
    <w:p w14:paraId="2B8BABB9" w14:textId="77777777" w:rsidR="007D1C44" w:rsidRDefault="007D1C44" w:rsidP="0434BA2E">
      <w:pPr>
        <w:spacing w:after="8pt" w:line="13.80pt" w:lineRule="auto"/>
        <w:jc w:val="both"/>
        <w:rPr>
          <w:rFonts w:eastAsia="Times New Roman"/>
        </w:rPr>
      </w:pPr>
    </w:p>
    <w:p w14:paraId="2F4C9D29" w14:textId="69C56478" w:rsidR="006F6D3D" w:rsidRDefault="0FF7BBF0" w:rsidP="0434BA2E">
      <w:pPr>
        <w:spacing w:after="8pt" w:line="13.80pt" w:lineRule="auto"/>
        <w:jc w:val="both"/>
        <w:rPr>
          <w:rFonts w:eastAsia="Times New Roman"/>
          <w:b/>
          <w:bCs/>
        </w:rPr>
      </w:pPr>
      <w:r w:rsidRPr="0434BA2E">
        <w:rPr>
          <w:rFonts w:eastAsia="Times New Roman"/>
          <w:b/>
          <w:bCs/>
        </w:rPr>
        <w:t>EXISTING SYSTEM</w:t>
      </w:r>
    </w:p>
    <w:p w14:paraId="0581FA47" w14:textId="2FB27ACD" w:rsidR="006F6D3D" w:rsidRDefault="0FF7BBF0" w:rsidP="0434BA2E">
      <w:pPr>
        <w:pStyle w:val="BodyText"/>
        <w:rPr>
          <w:rFonts w:eastAsia="Times New Roman"/>
          <w:lang w:val="en-US"/>
        </w:rPr>
      </w:pPr>
      <w:r w:rsidRPr="0434BA2E">
        <w:rPr>
          <w:rFonts w:eastAsia="Times New Roman"/>
          <w:lang w:val="en-US"/>
        </w:rPr>
        <w:t>The existing system taken as a baseline combines an AI-based agriculture support module with a lightweight “digital twin–style” greenhouse visualization. Rather than implementing a full control-oriented twin, it primarily demonstrates how key greenhouse readings can be displayed live, while AI models provide advisory outputs (disease identification from images and crop recommendation from tabular inputs). Fig. 1 illustrates the greenhouse simulation dashboard where a small set of core parameters—temperature, soil moisture, and light intensity—are continuously shown as the main state indicators. The same screen exposes an actuator status panel for common greenhouse devices (fan, pump, and light), presented as ON/OFF states, enabling users to understand whether ventilation, irrigation, or lighting is active at that moment. The interface also includes a simplified crop growth indicator as a single progress bar with a harvest marker, representing crop development in an abstract manner rather than detailed stage-wise growth modeling. In addition, the dashboard tracks basic resource consumption metrics such as water used and energy used, which helps in summarizing operational usage, but does not explicitly link these values to optimization objectives or constraint-based decisions.</w:t>
      </w:r>
    </w:p>
    <w:p w14:paraId="0486409C" w14:textId="5578181D" w:rsidR="006F6D3D" w:rsidRDefault="6B3DCB96" w:rsidP="0434BA2E">
      <w:pPr>
        <w:pStyle w:val="BodyText"/>
        <w:spacing w:after="8pt" w:line="13.80pt" w:lineRule="auto"/>
        <w:ind w:firstLine="0pt"/>
        <w:jc w:val="center"/>
      </w:pPr>
      <w:r>
        <w:rPr>
          <w:noProof/>
        </w:rPr>
        <w:drawing>
          <wp:inline distT="0" distB="0" distL="0" distR="0" wp14:anchorId="36EC637C" wp14:editId="1384CA36">
            <wp:extent cx="3095625" cy="1362075"/>
            <wp:effectExtent l="0" t="0" r="0" b="0"/>
            <wp:docPr id="118666853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86668534" name="Picture 1186668534"/>
                    <pic:cNvPicPr/>
                  </pic:nvPicPr>
                  <pic:blipFill>
                    <a:blip r:embed="rId12">
                      <a:extLst>
                        <a:ext uri="{28A0092B-C50C-407E-A947-70E740481C1C}">
                          <a14:useLocalDpi xmlns:a14="http://schemas.microsoft.com/office/drawing/2010/main"/>
                        </a:ext>
                      </a:extLst>
                    </a:blip>
                    <a:stretch>
                      <a:fillRect/>
                    </a:stretch>
                  </pic:blipFill>
                  <pic:spPr>
                    <a:xfrm>
                      <a:off x="0" y="0"/>
                      <a:ext cx="3095625" cy="1362075"/>
                    </a:xfrm>
                    <a:prstGeom prst="rect">
                      <a:avLst/>
                    </a:prstGeom>
                  </pic:spPr>
                </pic:pic>
              </a:graphicData>
            </a:graphic>
          </wp:inline>
        </w:drawing>
      </w:r>
      <w:r w:rsidRPr="0434BA2E">
        <w:rPr>
          <w:rFonts w:eastAsia="Times New Roman"/>
          <w:lang w:val="en-US"/>
        </w:rPr>
        <w:t>Fig. 1. Real-Time Greenhouse Simulation Dashboard</w:t>
      </w:r>
    </w:p>
    <w:p w14:paraId="53D922BD" w14:textId="39E8831E" w:rsidR="006F6D3D" w:rsidRDefault="483AB065" w:rsidP="0434BA2E">
      <w:pPr>
        <w:pStyle w:val="bulletlist"/>
        <w:numPr>
          <w:ilvl w:val="0"/>
          <w:numId w:val="0"/>
        </w:numPr>
        <w:rPr>
          <w:rFonts w:eastAsia="Times New Roman"/>
          <w:lang w:val="en-US"/>
        </w:rPr>
      </w:pPr>
      <w:r w:rsidRPr="0434BA2E">
        <w:rPr>
          <w:rFonts w:eastAsia="Times New Roman"/>
          <w:lang w:val="en-US"/>
        </w:rPr>
        <w:t>To support the idea of continuously changing greenhouse conditions, Fig. 2 illustrates a live time-series visualization of temperature and humidity. The plotted curves show that the system can generate or stream evolving environmental values over time, giving users a quick view of fluctuations and variability. This is important as greenhouse management depends on understanding trends rather than single readings; however, the visualization remains descriptive and does not indicate the use of forecasting, what-if simulation, or predictive control. In particular, although humidity is displayed as a key factor, the system presentation does not show derived greenhouse decision metrics such as vapor pressure deficit, dew point, or cumulative high-humidity duration, which are often required for disease-risk-aware management in controlled environments.</w:t>
      </w:r>
    </w:p>
    <w:p w14:paraId="6FB2A5E6" w14:textId="0B676188" w:rsidR="006F6D3D" w:rsidRDefault="483AB065" w:rsidP="0434BA2E">
      <w:pPr>
        <w:pStyle w:val="bulletlist"/>
        <w:numPr>
          <w:ilvl w:val="0"/>
          <w:numId w:val="0"/>
        </w:numPr>
        <w:spacing w:after="8pt" w:line="13.80pt" w:lineRule="auto"/>
        <w:jc w:val="center"/>
        <w:rPr>
          <w:rFonts w:eastAsia="Times New Roman"/>
          <w:lang w:val="en-US"/>
        </w:rPr>
      </w:pPr>
      <w:r>
        <w:rPr>
          <w:noProof/>
        </w:rPr>
        <w:drawing>
          <wp:inline distT="0" distB="0" distL="0" distR="0" wp14:anchorId="2CC09444" wp14:editId="0E62E9DC">
            <wp:extent cx="3095625" cy="2238375"/>
            <wp:effectExtent l="0" t="0" r="0" b="0"/>
            <wp:docPr id="787335257"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87335257" name="Picture 787335257"/>
                    <pic:cNvPicPr/>
                  </pic:nvPicPr>
                  <pic:blipFill>
                    <a:blip r:embed="rId13">
                      <a:extLst>
                        <a:ext uri="{28A0092B-C50C-407E-A947-70E740481C1C}">
                          <a14:useLocalDpi xmlns:a14="http://schemas.microsoft.com/office/drawing/2010/main"/>
                        </a:ext>
                      </a:extLst>
                    </a:blip>
                    <a:stretch>
                      <a:fillRect/>
                    </a:stretch>
                  </pic:blipFill>
                  <pic:spPr>
                    <a:xfrm>
                      <a:off x="0" y="0"/>
                      <a:ext cx="3095625" cy="2238375"/>
                    </a:xfrm>
                    <a:prstGeom prst="rect">
                      <a:avLst/>
                    </a:prstGeom>
                  </pic:spPr>
                </pic:pic>
              </a:graphicData>
            </a:graphic>
          </wp:inline>
        </w:drawing>
      </w:r>
    </w:p>
    <w:p w14:paraId="1C1224D7" w14:textId="0A50650B" w:rsidR="006F6D3D" w:rsidRDefault="483AB065" w:rsidP="0434BA2E">
      <w:pPr>
        <w:pStyle w:val="bulletlist"/>
        <w:numPr>
          <w:ilvl w:val="0"/>
          <w:numId w:val="0"/>
        </w:numPr>
        <w:spacing w:after="8pt" w:line="13.80pt" w:lineRule="auto"/>
        <w:jc w:val="center"/>
        <w:rPr>
          <w:rFonts w:eastAsia="Times New Roman"/>
          <w:lang w:val="en-US"/>
        </w:rPr>
      </w:pPr>
      <w:r w:rsidRPr="0434BA2E">
        <w:rPr>
          <w:rFonts w:eastAsia="Times New Roman"/>
          <w:lang w:val="en-US"/>
        </w:rPr>
        <w:t>Fig. 2. Live Time-Series Visualization of Greenhouse Temperature and Humidity Dynamics</w:t>
      </w:r>
    </w:p>
    <w:p w14:paraId="1C3E6A50" w14:textId="4F1A82B6" w:rsidR="006F6D3D" w:rsidRDefault="0B330322" w:rsidP="0434BA2E">
      <w:pPr>
        <w:spacing w:after="8pt" w:line="13.80pt" w:lineRule="auto"/>
        <w:jc w:val="both"/>
        <w:rPr>
          <w:rFonts w:eastAsia="Times New Roman"/>
        </w:rPr>
      </w:pPr>
      <w:r w:rsidRPr="0434BA2E">
        <w:rPr>
          <w:rFonts w:eastAsia="Times New Roman"/>
        </w:rPr>
        <w:t>Alongside this visualization layer, the existing system incorporates an image-driven disease identification model and a crop recommendation module. The disease component is implemented using a CNN-based classifier that takes a leaf image, applies standard preprocessing (fixed resizing and normalization), and outputs the most probable disease label with a confidence score. The crop recommendation component uses classical machine learning on soil and environmental inputs to recommend a suitable crop label. In the shown baseline, these AI modules act as decision-support utilities that can be integrated into a web interface, but they are not tightly coupled to the greenhouse simulation visuals in a way that closes the loop between environment sensing, risk prediction, and automatic actuation.</w:t>
      </w:r>
    </w:p>
    <w:p w14:paraId="42C18B22" w14:textId="20442609" w:rsidR="006F6D3D" w:rsidRDefault="0B330322" w:rsidP="0434BA2E">
      <w:pPr>
        <w:spacing w:after="8pt" w:line="13.80pt" w:lineRule="auto"/>
        <w:jc w:val="both"/>
        <w:rPr>
          <w:rFonts w:eastAsia="Times New Roman"/>
        </w:rPr>
      </w:pPr>
      <w:r w:rsidRPr="0434BA2E">
        <w:rPr>
          <w:rFonts w:eastAsia="Times New Roman"/>
        </w:rPr>
        <w:t>Overall, this existing system is best characterized as a dashboard-centric greenhouse monitoring and demonstration setup augmented with AI advisory models. It provides (i) visibility into a few environmental parameters and actuator states (Fig. 1), and (ii) simple trend visualization for key climate variables (Fig. 2), which together establish an initial digital representation of greenhouse conditions. At the same time, it does not reflect a full digital twin that synchronizes a greenhouse model with continuous multi-sensor data, performs what-if validation of actions, or optimizes actuator commands under crop-stage and disease-risk constraints. These characteristics make it a suitable baseline for comparison with a greenhouse-focused digital twin framework that extends beyond visualization into prediction, simulation-based validation, and resource-aware control.</w:t>
      </w:r>
    </w:p>
    <w:p w14:paraId="08C6E2AB" w14:textId="47662C93" w:rsidR="006F6D3D" w:rsidRDefault="006F6D3D" w:rsidP="0434BA2E">
      <w:pPr>
        <w:pStyle w:val="BodyText"/>
      </w:pPr>
    </w:p>
    <w:p w14:paraId="5D5FCDD5" w14:textId="44C0DA2F" w:rsidR="006F6D3D" w:rsidRDefault="00921DA9" w:rsidP="0434BA2E">
      <w:pPr>
        <w:spacing w:after="8pt" w:line="13.80pt" w:lineRule="auto"/>
        <w:jc w:val="both"/>
        <w:rPr>
          <w:rFonts w:eastAsia="Times New Roman"/>
          <w:b/>
          <w:bCs/>
        </w:rPr>
      </w:pPr>
      <w:r>
        <w:rPr>
          <w:rFonts w:eastAsia="Times New Roman"/>
          <w:b/>
          <w:bCs/>
        </w:rPr>
        <w:t>PROPOSED WORK</w:t>
      </w:r>
    </w:p>
    <w:p w14:paraId="3EB0B7B1" w14:textId="758FDD9D" w:rsidR="006F6D3D" w:rsidRPr="007C1D35" w:rsidRDefault="388FC829" w:rsidP="0434BA2E">
      <w:pPr>
        <w:spacing w:after="8pt" w:line="13.80pt" w:lineRule="auto"/>
        <w:jc w:val="both"/>
        <w:rPr>
          <w:rFonts w:eastAsia="Times New Roman"/>
        </w:rPr>
      </w:pPr>
      <w:r w:rsidRPr="007C1D35">
        <w:rPr>
          <w:rFonts w:eastAsia="Times New Roman"/>
        </w:rPr>
        <w:t xml:space="preserve">This section describes the methodological framework adopted for the proposed AgriTwin-GH. The methodology integrates open-source data acquisition, artificial intelligence–based analytics, and a digital twin–driven </w:t>
      </w:r>
      <w:r w:rsidRPr="007C1D35">
        <w:rPr>
          <w:rFonts w:eastAsia="Times New Roman"/>
        </w:rPr>
        <w:lastRenderedPageBreak/>
        <w:t>predictive control mechanism to enable intelligent, sensor-independent greenhouse management. The overall approach is modular, data-driven, and simulation-validated, ensuring scalability, safety, and practical applicability.</w:t>
      </w:r>
    </w:p>
    <w:p w14:paraId="4D90ACBE" w14:textId="471139E9" w:rsidR="006F6D3D" w:rsidRDefault="388FC829" w:rsidP="0434BA2E">
      <w:pPr>
        <w:spacing w:after="8pt" w:line="13.80pt" w:lineRule="auto"/>
        <w:jc w:val="both"/>
        <w:rPr>
          <w:rFonts w:eastAsia="Times New Roman"/>
          <w:b/>
          <w:bCs/>
        </w:rPr>
      </w:pPr>
      <w:r w:rsidRPr="0434BA2E">
        <w:rPr>
          <w:rFonts w:eastAsia="Times New Roman"/>
          <w:b/>
          <w:bCs/>
        </w:rPr>
        <w:t xml:space="preserve">Overall </w:t>
      </w:r>
      <w:r w:rsidR="00921DA9">
        <w:rPr>
          <w:rFonts w:eastAsia="Times New Roman"/>
          <w:b/>
          <w:bCs/>
        </w:rPr>
        <w:t>Architecture Diagram</w:t>
      </w:r>
    </w:p>
    <w:p w14:paraId="2F02F829" w14:textId="1A7CFCC8" w:rsidR="006F6D3D" w:rsidRDefault="388FC829" w:rsidP="0434BA2E">
      <w:pPr>
        <w:spacing w:after="8pt" w:line="13.80pt" w:lineRule="auto"/>
        <w:jc w:val="both"/>
        <w:rPr>
          <w:rFonts w:eastAsia="Times New Roman"/>
        </w:rPr>
      </w:pPr>
      <w:r w:rsidRPr="0434BA2E">
        <w:rPr>
          <w:rFonts w:eastAsia="Times New Roman"/>
        </w:rPr>
        <w:t xml:space="preserve">The proposed methodology follows a layered and sequential workflow, as illustrated in </w:t>
      </w:r>
      <w:r w:rsidRPr="007C1D35">
        <w:rPr>
          <w:rFonts w:eastAsia="Times New Roman"/>
        </w:rPr>
        <w:t>Fig. 1</w:t>
      </w:r>
      <w:r w:rsidRPr="0434BA2E">
        <w:rPr>
          <w:rFonts w:eastAsia="Times New Roman"/>
        </w:rPr>
        <w:t>, which presents the high-level architecture of the AgriTwin-GH framework. This figure depicts the complete data flow starting from raw environmental and image data acquisition, progressing through core processing and intelligence modules, and culminating in actionable greenhouse decision signals.</w:t>
      </w:r>
    </w:p>
    <w:p w14:paraId="1B6B666E" w14:textId="37445A8D" w:rsidR="006F6D3D" w:rsidRDefault="1F68A24D" w:rsidP="0434BA2E">
      <w:pPr>
        <w:spacing w:after="8pt" w:line="13.80pt" w:lineRule="auto"/>
        <w:jc w:val="both"/>
        <w:rPr>
          <w:rFonts w:eastAsia="Times New Roman"/>
        </w:rPr>
      </w:pPr>
      <w:r>
        <w:rPr>
          <w:noProof/>
        </w:rPr>
        <w:drawing>
          <wp:inline distT="0" distB="0" distL="0" distR="0" wp14:anchorId="0783B87F" wp14:editId="7C90FB0B">
            <wp:extent cx="3095625" cy="1952625"/>
            <wp:effectExtent l="0" t="0" r="0" b="0"/>
            <wp:docPr id="134854894"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854894" name="Picture 134854894"/>
                    <pic:cNvPicPr/>
                  </pic:nvPicPr>
                  <pic:blipFill>
                    <a:blip r:embed="rId14">
                      <a:extLst>
                        <a:ext uri="{28A0092B-C50C-407E-A947-70E740481C1C}">
                          <a14:useLocalDpi xmlns:a14="http://schemas.microsoft.com/office/drawing/2010/main"/>
                        </a:ext>
                      </a:extLst>
                    </a:blip>
                    <a:stretch>
                      <a:fillRect/>
                    </a:stretch>
                  </pic:blipFill>
                  <pic:spPr>
                    <a:xfrm>
                      <a:off x="0" y="0"/>
                      <a:ext cx="3095625" cy="1952625"/>
                    </a:xfrm>
                    <a:prstGeom prst="rect">
                      <a:avLst/>
                    </a:prstGeom>
                  </pic:spPr>
                </pic:pic>
              </a:graphicData>
            </a:graphic>
          </wp:inline>
        </w:drawing>
      </w:r>
      <w:r w:rsidRPr="0434BA2E">
        <w:rPr>
          <w:rFonts w:eastAsia="Times New Roman"/>
        </w:rPr>
        <w:t>Fig. 3 High-Level Architecture Diagram for Proposed Work</w:t>
      </w:r>
    </w:p>
    <w:p w14:paraId="647DC0B8" w14:textId="74453115" w:rsidR="006F6D3D" w:rsidRDefault="1F68A24D" w:rsidP="0434BA2E">
      <w:pPr>
        <w:spacing w:after="8pt" w:line="13.80pt" w:lineRule="auto"/>
        <w:jc w:val="both"/>
        <w:rPr>
          <w:rFonts w:eastAsia="Times New Roman"/>
        </w:rPr>
      </w:pPr>
      <w:r w:rsidRPr="0434BA2E">
        <w:rPr>
          <w:rFonts w:eastAsia="Times New Roman"/>
        </w:rPr>
        <w:t>At a high level, the methodology consists of three tightly coupled stages:</w:t>
      </w:r>
    </w:p>
    <w:p w14:paraId="181E4648" w14:textId="71E9E493" w:rsidR="006F6D3D" w:rsidRPr="007C1D35" w:rsidRDefault="1F68A24D" w:rsidP="0434BA2E">
      <w:pPr>
        <w:pStyle w:val="ListParagraph"/>
        <w:numPr>
          <w:ilvl w:val="0"/>
          <w:numId w:val="3"/>
        </w:numPr>
        <w:spacing w:line="13.80pt" w:lineRule="auto"/>
        <w:jc w:val="both"/>
        <w:rPr>
          <w:rFonts w:eastAsia="Times New Roman"/>
        </w:rPr>
      </w:pPr>
      <w:r w:rsidRPr="007C1D35">
        <w:rPr>
          <w:rFonts w:eastAsia="Times New Roman"/>
        </w:rPr>
        <w:t>Unified data acquisition and preprocessing,</w:t>
      </w:r>
    </w:p>
    <w:p w14:paraId="3042F91A" w14:textId="20DF5940" w:rsidR="006F6D3D" w:rsidRPr="007C1D35" w:rsidRDefault="1F68A24D" w:rsidP="0434BA2E">
      <w:pPr>
        <w:pStyle w:val="ListParagraph"/>
        <w:numPr>
          <w:ilvl w:val="0"/>
          <w:numId w:val="3"/>
        </w:numPr>
        <w:spacing w:line="13.80pt" w:lineRule="auto"/>
        <w:jc w:val="both"/>
        <w:rPr>
          <w:rFonts w:eastAsia="Times New Roman"/>
        </w:rPr>
      </w:pPr>
      <w:r w:rsidRPr="007C1D35">
        <w:rPr>
          <w:rFonts w:eastAsia="Times New Roman"/>
        </w:rPr>
        <w:t>Predictive analytics and crop intelligence generation, and</w:t>
      </w:r>
    </w:p>
    <w:p w14:paraId="4A86C62A" w14:textId="3C099ACC" w:rsidR="006F6D3D" w:rsidRPr="007C1D35" w:rsidRDefault="1F68A24D" w:rsidP="0434BA2E">
      <w:pPr>
        <w:pStyle w:val="ListParagraph"/>
        <w:numPr>
          <w:ilvl w:val="0"/>
          <w:numId w:val="3"/>
        </w:numPr>
        <w:spacing w:line="13.80pt" w:lineRule="auto"/>
        <w:jc w:val="both"/>
        <w:rPr>
          <w:rFonts w:eastAsia="Times New Roman"/>
        </w:rPr>
      </w:pPr>
      <w:r w:rsidRPr="007C1D35">
        <w:rPr>
          <w:rFonts w:eastAsia="Times New Roman"/>
        </w:rPr>
        <w:t>Digital twin–based simulation and model predictive control.</w:t>
      </w:r>
    </w:p>
    <w:p w14:paraId="37BA1821" w14:textId="1578BD49" w:rsidR="006F6D3D" w:rsidRDefault="1F68A24D" w:rsidP="0434BA2E">
      <w:pPr>
        <w:spacing w:after="8pt" w:line="13.80pt" w:lineRule="auto"/>
        <w:jc w:val="both"/>
        <w:rPr>
          <w:rFonts w:eastAsia="Times New Roman"/>
        </w:rPr>
      </w:pPr>
      <w:r w:rsidRPr="0434BA2E">
        <w:rPr>
          <w:rFonts w:eastAsia="Times New Roman"/>
        </w:rPr>
        <w:t>These stages operate in a continuous feedback loop, enabling real-time system state updates and adaptive decision refinement.</w:t>
      </w:r>
    </w:p>
    <w:p w14:paraId="3BBC3409" w14:textId="10E4C7E9" w:rsidR="006F6D3D" w:rsidRDefault="1F68A24D" w:rsidP="0434BA2E">
      <w:pPr>
        <w:spacing w:after="8pt" w:line="13.80pt" w:lineRule="auto"/>
        <w:jc w:val="both"/>
        <w:rPr>
          <w:rFonts w:eastAsia="Times New Roman"/>
          <w:b/>
          <w:bCs/>
        </w:rPr>
      </w:pPr>
      <w:r w:rsidRPr="0434BA2E">
        <w:rPr>
          <w:rFonts w:eastAsia="Times New Roman"/>
          <w:b/>
          <w:bCs/>
        </w:rPr>
        <w:t>Data Acquisition and Unified Processing Methodology</w:t>
      </w:r>
    </w:p>
    <w:p w14:paraId="73FF754F" w14:textId="3CE6B4B3" w:rsidR="006F6D3D" w:rsidRDefault="1F68A24D" w:rsidP="0434BA2E">
      <w:pPr>
        <w:spacing w:after="8pt" w:line="13.80pt" w:lineRule="auto"/>
        <w:jc w:val="both"/>
        <w:rPr>
          <w:rFonts w:eastAsia="Times New Roman"/>
        </w:rPr>
      </w:pPr>
      <w:r w:rsidRPr="0434BA2E">
        <w:rPr>
          <w:rFonts w:eastAsia="Times New Roman"/>
        </w:rPr>
        <w:t>The first stage of the methodology focuses on transforming heterogeneous agricultural datasets into standardized, machine-interpretable representations suitable for advanced analytics and simulation.</w:t>
      </w:r>
    </w:p>
    <w:p w14:paraId="41716387" w14:textId="456F1EE1" w:rsidR="006F6D3D" w:rsidRDefault="1F68A24D" w:rsidP="0434BA2E">
      <w:pPr>
        <w:pStyle w:val="BodyText"/>
        <w:rPr>
          <w:rFonts w:eastAsia="Times New Roman"/>
          <w:lang w:val="en-US"/>
        </w:rPr>
      </w:pPr>
      <w:r w:rsidRPr="0434BA2E">
        <w:rPr>
          <w:rFonts w:eastAsia="Times New Roman"/>
          <w:lang w:val="en-US"/>
        </w:rPr>
        <w:t xml:space="preserve">As illustrated in </w:t>
      </w:r>
      <w:r w:rsidRPr="007C1D35">
        <w:rPr>
          <w:rFonts w:eastAsia="Times New Roman"/>
          <w:lang w:val="en-US"/>
        </w:rPr>
        <w:t>Fig. 2,</w:t>
      </w:r>
      <w:r w:rsidRPr="0434BA2E">
        <w:rPr>
          <w:rFonts w:eastAsia="Times New Roman"/>
          <w:lang w:val="en-US"/>
        </w:rPr>
        <w:t xml:space="preserve"> the Unified Data Processing module implements a structured pipeline beginning with the ingestion of raw environmental time-series data and plant image datasets sourced from open-access greenhouse repositories. These datasets emulate real greenhouse sensor streams and visual observations, enabling experimentation without physical sensor deployment.</w:t>
      </w:r>
    </w:p>
    <w:p w14:paraId="7343288B" w14:textId="0B28854A" w:rsidR="006F6D3D" w:rsidRDefault="1F68A24D" w:rsidP="0434BA2E">
      <w:pPr>
        <w:pStyle w:val="BodyText"/>
        <w:spacing w:after="8pt" w:line="13.80pt" w:lineRule="auto"/>
        <w:ind w:firstLine="0pt"/>
        <w:jc w:val="center"/>
        <w:rPr>
          <w:rFonts w:eastAsia="Times New Roman"/>
          <w:lang w:val="en-US"/>
        </w:rPr>
      </w:pPr>
      <w:r>
        <w:rPr>
          <w:noProof/>
        </w:rPr>
        <w:drawing>
          <wp:inline distT="0" distB="0" distL="0" distR="0" wp14:anchorId="2127BAE0" wp14:editId="4319F511">
            <wp:extent cx="3095625" cy="457200"/>
            <wp:effectExtent l="0" t="0" r="0" b="0"/>
            <wp:docPr id="1647444665"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47444665" name="Picture 1647444665"/>
                    <pic:cNvPicPr/>
                  </pic:nvPicPr>
                  <pic:blipFill>
                    <a:blip r:embed="rId15">
                      <a:extLst>
                        <a:ext uri="{28A0092B-C50C-407E-A947-70E740481C1C}">
                          <a14:useLocalDpi xmlns:a14="http://schemas.microsoft.com/office/drawing/2010/main"/>
                        </a:ext>
                      </a:extLst>
                    </a:blip>
                    <a:stretch>
                      <a:fillRect/>
                    </a:stretch>
                  </pic:blipFill>
                  <pic:spPr>
                    <a:xfrm>
                      <a:off x="0" y="0"/>
                      <a:ext cx="3095625" cy="457200"/>
                    </a:xfrm>
                    <a:prstGeom prst="rect">
                      <a:avLst/>
                    </a:prstGeom>
                  </pic:spPr>
                </pic:pic>
              </a:graphicData>
            </a:graphic>
          </wp:inline>
        </w:drawing>
      </w:r>
      <w:r w:rsidRPr="0434BA2E">
        <w:rPr>
          <w:rFonts w:eastAsia="Times New Roman"/>
          <w:lang w:val="en-US"/>
        </w:rPr>
        <w:t>Fig. 4 Module-Level Workflow of Unified Data Processing</w:t>
      </w:r>
    </w:p>
    <w:p w14:paraId="231CA086" w14:textId="42B5B546" w:rsidR="006F6D3D" w:rsidRDefault="1F68A24D" w:rsidP="0434BA2E">
      <w:pPr>
        <w:spacing w:after="8pt" w:line="13.80pt" w:lineRule="auto"/>
        <w:jc w:val="both"/>
        <w:rPr>
          <w:rFonts w:eastAsia="Times New Roman"/>
        </w:rPr>
      </w:pPr>
      <w:r w:rsidRPr="0434BA2E">
        <w:rPr>
          <w:rFonts w:eastAsia="Times New Roman"/>
        </w:rPr>
        <w:t>The methodology applies the following processing steps:</w:t>
      </w:r>
    </w:p>
    <w:p w14:paraId="70117119" w14:textId="1FE1ADB4" w:rsidR="006F6D3D" w:rsidRPr="007C1D35" w:rsidRDefault="1F68A24D" w:rsidP="0434BA2E">
      <w:pPr>
        <w:pStyle w:val="ListParagraph"/>
        <w:numPr>
          <w:ilvl w:val="0"/>
          <w:numId w:val="2"/>
        </w:numPr>
        <w:spacing w:line="13.80pt" w:lineRule="auto"/>
        <w:jc w:val="both"/>
        <w:rPr>
          <w:rFonts w:eastAsia="Times New Roman"/>
        </w:rPr>
      </w:pPr>
      <w:r w:rsidRPr="007C1D35">
        <w:rPr>
          <w:rFonts w:eastAsia="Times New Roman"/>
        </w:rPr>
        <w:t>Data ingestion and parsing, where heterogeneous dataset formats are converted into a unified internal representation.</w:t>
      </w:r>
    </w:p>
    <w:p w14:paraId="747C7FE6" w14:textId="536CF650" w:rsidR="006F6D3D" w:rsidRPr="007C1D35" w:rsidRDefault="1F68A24D" w:rsidP="0434BA2E">
      <w:pPr>
        <w:pStyle w:val="ListParagraph"/>
        <w:numPr>
          <w:ilvl w:val="0"/>
          <w:numId w:val="2"/>
        </w:numPr>
        <w:spacing w:line="13.80pt" w:lineRule="auto"/>
        <w:jc w:val="both"/>
        <w:rPr>
          <w:rFonts w:eastAsia="Times New Roman"/>
        </w:rPr>
      </w:pPr>
      <w:r w:rsidRPr="007C1D35">
        <w:rPr>
          <w:rFonts w:eastAsia="Times New Roman"/>
        </w:rPr>
        <w:t>Data validation and cleansing, including handling missing values, removing outliers, and correcting noisy measurements commonly present in agricultural datasets.</w:t>
      </w:r>
    </w:p>
    <w:p w14:paraId="186C134D" w14:textId="3A11084D" w:rsidR="006F6D3D" w:rsidRPr="007C1D35" w:rsidRDefault="1F68A24D" w:rsidP="0434BA2E">
      <w:pPr>
        <w:pStyle w:val="ListParagraph"/>
        <w:numPr>
          <w:ilvl w:val="0"/>
          <w:numId w:val="2"/>
        </w:numPr>
        <w:spacing w:line="13.80pt" w:lineRule="auto"/>
        <w:jc w:val="both"/>
        <w:rPr>
          <w:rFonts w:eastAsia="Times New Roman"/>
        </w:rPr>
      </w:pPr>
      <w:r w:rsidRPr="007C1D35">
        <w:rPr>
          <w:rFonts w:eastAsia="Times New Roman"/>
        </w:rPr>
        <w:t>Time-series alignment, ensuring temporal synchronization across multiple environmental variables such as temperature, humidity, CO₂ concentration, soil moisture, electrical conductivity, and pH.</w:t>
      </w:r>
    </w:p>
    <w:p w14:paraId="45AD2EC0" w14:textId="27607D4E" w:rsidR="006F6D3D" w:rsidRPr="007C1D35" w:rsidRDefault="1F68A24D" w:rsidP="0434BA2E">
      <w:pPr>
        <w:pStyle w:val="ListParagraph"/>
        <w:numPr>
          <w:ilvl w:val="0"/>
          <w:numId w:val="2"/>
        </w:numPr>
        <w:spacing w:line="13.80pt" w:lineRule="auto"/>
        <w:jc w:val="both"/>
        <w:rPr>
          <w:rFonts w:eastAsia="Times New Roman"/>
        </w:rPr>
      </w:pPr>
      <w:r w:rsidRPr="007C1D35">
        <w:rPr>
          <w:rFonts w:eastAsia="Times New Roman"/>
        </w:rPr>
        <w:t>Feature engineering and normalization, where agronomically relevant features (e.g., trend indicators, rolling averages, stress proxies) are extracted and scaled to maintain comparability across variables.</w:t>
      </w:r>
    </w:p>
    <w:p w14:paraId="09A3C891" w14:textId="08720435" w:rsidR="006F6D3D" w:rsidRPr="007C1D35" w:rsidRDefault="1F68A24D" w:rsidP="0434BA2E">
      <w:pPr>
        <w:pStyle w:val="ListParagraph"/>
        <w:numPr>
          <w:ilvl w:val="0"/>
          <w:numId w:val="2"/>
        </w:numPr>
        <w:spacing w:line="13.80pt" w:lineRule="auto"/>
        <w:jc w:val="both"/>
        <w:rPr>
          <w:rFonts w:eastAsia="Times New Roman"/>
        </w:rPr>
      </w:pPr>
      <w:r w:rsidRPr="007C1D35">
        <w:rPr>
          <w:rFonts w:eastAsia="Times New Roman"/>
        </w:rPr>
        <w:t>Image preprocessing, including resizing, normalization, and feature extraction to generate model-ready visual representations of crop conditions.</w:t>
      </w:r>
    </w:p>
    <w:p w14:paraId="7435AA85" w14:textId="249C960A" w:rsidR="006F6D3D" w:rsidRDefault="1F68A24D" w:rsidP="0434BA2E">
      <w:pPr>
        <w:spacing w:after="8pt" w:line="13.80pt" w:lineRule="auto"/>
        <w:jc w:val="both"/>
        <w:rPr>
          <w:rFonts w:eastAsia="Times New Roman"/>
        </w:rPr>
      </w:pPr>
      <w:r w:rsidRPr="0434BA2E">
        <w:rPr>
          <w:rFonts w:eastAsia="Times New Roman"/>
        </w:rPr>
        <w:t>By standardizing both numerical and visual data streams, this stage establishes a reliable and consistent foundation for downstream predictive modeling and digital twin simulation.</w:t>
      </w:r>
    </w:p>
    <w:p w14:paraId="0F1838AF" w14:textId="699C4356" w:rsidR="006F6D3D" w:rsidRDefault="1F68A24D" w:rsidP="0434BA2E">
      <w:pPr>
        <w:spacing w:after="8pt" w:line="13.80pt" w:lineRule="auto"/>
        <w:jc w:val="both"/>
        <w:rPr>
          <w:rFonts w:eastAsia="Times New Roman"/>
          <w:b/>
          <w:bCs/>
        </w:rPr>
      </w:pPr>
      <w:r w:rsidRPr="0434BA2E">
        <w:rPr>
          <w:rFonts w:eastAsia="Times New Roman"/>
          <w:b/>
          <w:bCs/>
        </w:rPr>
        <w:t>Predictive Analytics and Crop Intelligence Generation</w:t>
      </w:r>
    </w:p>
    <w:p w14:paraId="4AC68130" w14:textId="6472D4F2" w:rsidR="006F6D3D" w:rsidRDefault="1F68A24D" w:rsidP="0434BA2E">
      <w:pPr>
        <w:spacing w:after="8pt" w:line="13.80pt" w:lineRule="auto"/>
        <w:jc w:val="both"/>
        <w:rPr>
          <w:rFonts w:eastAsia="Times New Roman"/>
        </w:rPr>
      </w:pPr>
      <w:r w:rsidRPr="0434BA2E">
        <w:rPr>
          <w:rFonts w:eastAsia="Times New Roman"/>
        </w:rPr>
        <w:t xml:space="preserve">The second stage of the methodology constitutes the analytical core of the system. As depicted in </w:t>
      </w:r>
      <w:r w:rsidRPr="007C1D35">
        <w:rPr>
          <w:rFonts w:eastAsia="Times New Roman"/>
        </w:rPr>
        <w:t>Fig. 3,</w:t>
      </w:r>
      <w:r w:rsidRPr="0434BA2E">
        <w:rPr>
          <w:rFonts w:eastAsia="Times New Roman"/>
        </w:rPr>
        <w:t xml:space="preserve"> the Predictive Analytics and Classification module transforms standardized data streams into high-level crop intelligence using a combination of machine learning and deep learning techniques.</w:t>
      </w:r>
    </w:p>
    <w:p w14:paraId="039F97DC" w14:textId="65E38575" w:rsidR="769DCD0E" w:rsidRDefault="769DCD0E" w:rsidP="0434BA2E">
      <w:pPr>
        <w:spacing w:after="8pt" w:line="13.80pt" w:lineRule="auto"/>
        <w:rPr>
          <w:rFonts w:eastAsia="Times New Roman"/>
        </w:rPr>
      </w:pPr>
      <w:r>
        <w:rPr>
          <w:noProof/>
        </w:rPr>
        <w:drawing>
          <wp:inline distT="0" distB="0" distL="0" distR="0" wp14:anchorId="27E05EE8" wp14:editId="4D03D1BD">
            <wp:extent cx="3095625" cy="523875"/>
            <wp:effectExtent l="0" t="0" r="0" b="0"/>
            <wp:docPr id="539679788"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39679788" name="Picture 539679788"/>
                    <pic:cNvPicPr/>
                  </pic:nvPicPr>
                  <pic:blipFill>
                    <a:blip r:embed="rId16">
                      <a:extLst>
                        <a:ext uri="{28A0092B-C50C-407E-A947-70E740481C1C}">
                          <a14:useLocalDpi xmlns:a14="http://schemas.microsoft.com/office/drawing/2010/main"/>
                        </a:ext>
                      </a:extLst>
                    </a:blip>
                    <a:stretch>
                      <a:fillRect/>
                    </a:stretch>
                  </pic:blipFill>
                  <pic:spPr>
                    <a:xfrm>
                      <a:off x="0" y="0"/>
                      <a:ext cx="3095625" cy="523875"/>
                    </a:xfrm>
                    <a:prstGeom prst="rect">
                      <a:avLst/>
                    </a:prstGeom>
                  </pic:spPr>
                </pic:pic>
              </a:graphicData>
            </a:graphic>
          </wp:inline>
        </w:drawing>
      </w:r>
      <w:r w:rsidRPr="0434BA2E">
        <w:rPr>
          <w:rFonts w:eastAsia="Times New Roman"/>
        </w:rPr>
        <w:t>Fig. 5 Module-Level Workflow of Predictive Analytics &amp; Classification</w:t>
      </w:r>
    </w:p>
    <w:p w14:paraId="5D4F5566" w14:textId="016C26A2" w:rsidR="769DCD0E" w:rsidRDefault="769DCD0E" w:rsidP="0434BA2E">
      <w:pPr>
        <w:spacing w:after="8pt" w:line="13.80pt" w:lineRule="auto"/>
        <w:jc w:val="both"/>
        <w:rPr>
          <w:rFonts w:eastAsia="Times New Roman"/>
        </w:rPr>
      </w:pPr>
      <w:r w:rsidRPr="0434BA2E">
        <w:rPr>
          <w:rFonts w:eastAsia="Times New Roman"/>
        </w:rPr>
        <w:t>Feature fusion techniques integrate environmental sensor data with image-derived visual features, enabling a comprehensive assessment of greenhouse conditions. The module supports multiple predictive tasks:</w:t>
      </w:r>
    </w:p>
    <w:p w14:paraId="1CD0AD1E" w14:textId="60F94E68" w:rsidR="769DCD0E" w:rsidRPr="007C1D35" w:rsidRDefault="769DCD0E" w:rsidP="0434BA2E">
      <w:pPr>
        <w:spacing w:after="8pt" w:line="13.80pt" w:lineRule="auto"/>
        <w:jc w:val="both"/>
        <w:rPr>
          <w:rFonts w:eastAsia="Times New Roman"/>
        </w:rPr>
      </w:pPr>
      <w:r w:rsidRPr="0434BA2E">
        <w:rPr>
          <w:rFonts w:eastAsia="Times New Roman"/>
        </w:rPr>
        <w:t xml:space="preserve">• </w:t>
      </w:r>
      <w:r w:rsidRPr="007C1D35">
        <w:rPr>
          <w:rFonts w:eastAsia="Times New Roman"/>
        </w:rPr>
        <w:t>Crop health assessment, where plant stress and disease indicators are inferred from combined data sources.</w:t>
      </w:r>
      <w:r w:rsidRPr="007C1D35">
        <w:br/>
      </w:r>
      <w:r w:rsidRPr="007C1D35">
        <w:rPr>
          <w:rFonts w:eastAsia="Times New Roman"/>
        </w:rPr>
        <w:t xml:space="preserve"> • Disease detection and risk estimation, enabling early identification of disease onset and progression.</w:t>
      </w:r>
      <w:r w:rsidRPr="007C1D35">
        <w:br/>
      </w:r>
      <w:r w:rsidRPr="007C1D35">
        <w:rPr>
          <w:rFonts w:eastAsia="Times New Roman"/>
        </w:rPr>
        <w:lastRenderedPageBreak/>
        <w:t xml:space="preserve"> • Growth stage classification, identifying vegetative, flowering, fruiting, and harvest-ready stages using visual and temporal patterns.</w:t>
      </w:r>
      <w:r w:rsidRPr="007C1D35">
        <w:br/>
      </w:r>
      <w:r w:rsidRPr="007C1D35">
        <w:rPr>
          <w:rFonts w:eastAsia="Times New Roman"/>
        </w:rPr>
        <w:t xml:space="preserve"> • Temporal risk prediction, forecasting short-term future risks based on historical trends and environmental dynamics.</w:t>
      </w:r>
    </w:p>
    <w:p w14:paraId="23C8B786" w14:textId="208ABD13" w:rsidR="769DCD0E" w:rsidRDefault="769DCD0E" w:rsidP="0434BA2E">
      <w:pPr>
        <w:spacing w:after="8pt" w:line="13.80pt" w:lineRule="auto"/>
        <w:jc w:val="both"/>
        <w:rPr>
          <w:rFonts w:eastAsia="Times New Roman"/>
        </w:rPr>
      </w:pPr>
      <w:r w:rsidRPr="0434BA2E">
        <w:rPr>
          <w:rFonts w:eastAsia="Times New Roman"/>
        </w:rPr>
        <w:t>The outputs consist of continuously updated intelligence signals representing both current and predicted crop states. These signals are not directly deployed but are forwarded to the digital twin layer for validation and optimization.</w:t>
      </w:r>
    </w:p>
    <w:p w14:paraId="595233FB" w14:textId="60C333AD" w:rsidR="769DCD0E" w:rsidRDefault="769DCD0E" w:rsidP="0434BA2E">
      <w:pPr>
        <w:spacing w:after="8pt" w:line="13.80pt" w:lineRule="auto"/>
        <w:jc w:val="both"/>
        <w:rPr>
          <w:rFonts w:eastAsia="Times New Roman"/>
        </w:rPr>
      </w:pPr>
      <w:r w:rsidRPr="0434BA2E">
        <w:rPr>
          <w:rFonts w:eastAsia="Times New Roman"/>
        </w:rPr>
        <w:t>The module applies supervised learning and temporal modeling algorithms to generate crop intelligence:</w:t>
      </w:r>
    </w:p>
    <w:p w14:paraId="2D2D2ED6" w14:textId="5DCB6EED" w:rsidR="769DCD0E" w:rsidRPr="007C1D35" w:rsidRDefault="769DCD0E" w:rsidP="0434BA2E">
      <w:pPr>
        <w:spacing w:after="8pt" w:line="13.80pt" w:lineRule="auto"/>
        <w:jc w:val="both"/>
        <w:rPr>
          <w:rFonts w:eastAsia="Times New Roman"/>
        </w:rPr>
      </w:pPr>
      <w:r w:rsidRPr="007C1D35">
        <w:rPr>
          <w:rFonts w:eastAsia="Times New Roman"/>
        </w:rPr>
        <w:t>Disease Detection: Convolutional Neural Networks (CNNs) are used for image-based disease classification due to their ability to extract hierarchical spatial features such as textures and lesion patterns. CNN models are trained on labeled tomato and strawberry leaf images to detect diseases like powdery mildew and leaf mold. Instead of binary labels, the network produces probabilistic confidence scores, enabling early risk estimation. These predictions are correlated with environmental data to improve robustness.</w:t>
      </w:r>
    </w:p>
    <w:p w14:paraId="7C873EF5" w14:textId="7D438FF9" w:rsidR="769DCD0E" w:rsidRPr="007C1D35" w:rsidRDefault="769DCD0E" w:rsidP="0434BA2E">
      <w:pPr>
        <w:spacing w:after="8pt" w:line="13.80pt" w:lineRule="auto"/>
        <w:jc w:val="both"/>
        <w:rPr>
          <w:rFonts w:eastAsia="Times New Roman"/>
        </w:rPr>
      </w:pPr>
      <w:r w:rsidRPr="007C1D35">
        <w:rPr>
          <w:rFonts w:eastAsia="Times New Roman"/>
        </w:rPr>
        <w:t>Growth Stage Classification: Supervised classification algorithms use combined image features and historical environmental trends to distinguish plant development stages. The resulting stage-aware information supports adaptive control strategies within the digital twin.</w:t>
      </w:r>
    </w:p>
    <w:p w14:paraId="2987D98B" w14:textId="1FC2441D" w:rsidR="769DCD0E" w:rsidRPr="007C1D35" w:rsidRDefault="769DCD0E" w:rsidP="0434BA2E">
      <w:pPr>
        <w:spacing w:after="8pt" w:line="13.80pt" w:lineRule="auto"/>
        <w:jc w:val="both"/>
        <w:rPr>
          <w:rFonts w:eastAsia="Times New Roman"/>
        </w:rPr>
      </w:pPr>
      <w:r w:rsidRPr="007C1D35">
        <w:rPr>
          <w:rFonts w:eastAsia="Times New Roman"/>
        </w:rPr>
        <w:t>Temporal Risk Prediction: Time-series models capture sequential dependencies to forecast short-term disease escalation and environmental stress accumulation. By analyzing sensor trends and recent visual cues, the system predicts near-future risks, enabling proactive intervention.</w:t>
      </w:r>
    </w:p>
    <w:p w14:paraId="79BC2D28" w14:textId="5298B1C7" w:rsidR="769DCD0E" w:rsidRPr="007C1D35" w:rsidRDefault="769DCD0E" w:rsidP="0434BA2E">
      <w:pPr>
        <w:spacing w:after="8pt" w:line="13.80pt" w:lineRule="auto"/>
        <w:jc w:val="both"/>
        <w:rPr>
          <w:rFonts w:eastAsia="Times New Roman"/>
        </w:rPr>
      </w:pPr>
      <w:r w:rsidRPr="007C1D35">
        <w:rPr>
          <w:rFonts w:eastAsia="Times New Roman"/>
        </w:rPr>
        <w:t>Feature Fusion Strategy: Feature fusion integrates environmental and image-derived features into a unified representation prior to classification and prediction. This approach improves predictive accuracy by linking visual symptoms with underlying climatic causes, enhancing the reliability of intelligence signals forwarded to the digital twin.</w:t>
      </w:r>
    </w:p>
    <w:p w14:paraId="6050AD15" w14:textId="379EBA2D" w:rsidR="769DCD0E" w:rsidRDefault="769DCD0E" w:rsidP="0434BA2E">
      <w:pPr>
        <w:spacing w:after="8pt" w:line="13.80pt" w:lineRule="auto"/>
        <w:jc w:val="both"/>
        <w:rPr>
          <w:rFonts w:eastAsia="Times New Roman"/>
          <w:b/>
          <w:bCs/>
        </w:rPr>
      </w:pPr>
      <w:r w:rsidRPr="0434BA2E">
        <w:rPr>
          <w:rFonts w:eastAsia="Times New Roman"/>
          <w:b/>
          <w:bCs/>
        </w:rPr>
        <w:t>Digital Twin–Driven Simulation and Model Predictive Control</w:t>
      </w:r>
    </w:p>
    <w:p w14:paraId="402DEC65" w14:textId="3313870F" w:rsidR="769DCD0E" w:rsidRDefault="769DCD0E" w:rsidP="0434BA2E">
      <w:pPr>
        <w:spacing w:after="8pt" w:line="13.80pt" w:lineRule="auto"/>
        <w:jc w:val="both"/>
        <w:rPr>
          <w:rFonts w:eastAsia="Times New Roman"/>
        </w:rPr>
      </w:pPr>
      <w:r w:rsidRPr="007C1D35">
        <w:rPr>
          <w:rFonts w:eastAsia="Times New Roman"/>
        </w:rPr>
        <w:t>The third stage of the methodology implements a software-based digital twin coupled with Model Predictive Control (MPC), as illustrated in Fig. 4. This module represents a virtual replica of the greenhouse system constructed using learned system dynamics and historical data patterns</w:t>
      </w:r>
      <w:r w:rsidRPr="0434BA2E">
        <w:rPr>
          <w:rFonts w:eastAsia="Times New Roman"/>
        </w:rPr>
        <w:t>.</w:t>
      </w:r>
    </w:p>
    <w:p w14:paraId="0829A050" w14:textId="79A04371" w:rsidR="769DCD0E" w:rsidRDefault="769DCD0E" w:rsidP="0434BA2E">
      <w:pPr>
        <w:spacing w:after="8pt" w:line="13.80pt" w:lineRule="auto"/>
        <w:rPr>
          <w:rFonts w:eastAsia="Times New Roman"/>
        </w:rPr>
      </w:pPr>
      <w:r>
        <w:rPr>
          <w:noProof/>
        </w:rPr>
        <w:drawing>
          <wp:inline distT="0" distB="0" distL="0" distR="0" wp14:anchorId="4AA93B76" wp14:editId="76E959A6">
            <wp:extent cx="3095625" cy="428625"/>
            <wp:effectExtent l="0" t="0" r="0" b="0"/>
            <wp:docPr id="761624310"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1624310" name="Picture 761624310"/>
                    <pic:cNvPicPr/>
                  </pic:nvPicPr>
                  <pic:blipFill>
                    <a:blip r:embed="rId17">
                      <a:extLst>
                        <a:ext uri="{28A0092B-C50C-407E-A947-70E740481C1C}">
                          <a14:useLocalDpi xmlns:a14="http://schemas.microsoft.com/office/drawing/2010/main"/>
                        </a:ext>
                      </a:extLst>
                    </a:blip>
                    <a:stretch>
                      <a:fillRect/>
                    </a:stretch>
                  </pic:blipFill>
                  <pic:spPr>
                    <a:xfrm>
                      <a:off x="0" y="0"/>
                      <a:ext cx="3095625" cy="428625"/>
                    </a:xfrm>
                    <a:prstGeom prst="rect">
                      <a:avLst/>
                    </a:prstGeom>
                  </pic:spPr>
                </pic:pic>
              </a:graphicData>
            </a:graphic>
          </wp:inline>
        </w:drawing>
      </w:r>
      <w:r w:rsidRPr="0434BA2E">
        <w:rPr>
          <w:rFonts w:eastAsia="Times New Roman"/>
        </w:rPr>
        <w:t>Fig. 6 Module-Level Workflow of Digital Twin &amp; Model Predictive Control</w:t>
      </w:r>
    </w:p>
    <w:p w14:paraId="1752494C" w14:textId="30A75052" w:rsidR="769DCD0E" w:rsidRDefault="769DCD0E" w:rsidP="0434BA2E">
      <w:pPr>
        <w:spacing w:after="8pt" w:line="13.80pt" w:lineRule="auto"/>
        <w:jc w:val="both"/>
        <w:rPr>
          <w:rFonts w:eastAsia="Times New Roman"/>
        </w:rPr>
      </w:pPr>
      <w:r w:rsidRPr="0434BA2E">
        <w:rPr>
          <w:rFonts w:eastAsia="Times New Roman"/>
        </w:rPr>
        <w:t>The digital twin maintains a real-time virtual state of the greenhouse environment by continuously incorporating AI-generated crop intelligence. Using this virtual model, the methodology simulates environmental evolution under alternative control strategies such as changes in irrigation, ventilation, lighting, humidity regulation, and temperature control.</w:t>
      </w:r>
    </w:p>
    <w:p w14:paraId="2C5AC989" w14:textId="4B509E51" w:rsidR="769DCD0E" w:rsidRDefault="769DCD0E" w:rsidP="0434BA2E">
      <w:pPr>
        <w:spacing w:after="8pt" w:line="13.80pt" w:lineRule="auto"/>
        <w:jc w:val="both"/>
        <w:rPr>
          <w:rFonts w:eastAsia="Times New Roman"/>
        </w:rPr>
      </w:pPr>
      <w:r w:rsidRPr="0434BA2E">
        <w:rPr>
          <w:rFonts w:eastAsia="Times New Roman"/>
        </w:rPr>
        <w:t>Model Predictive Control is applied to:</w:t>
      </w:r>
    </w:p>
    <w:p w14:paraId="7066330B" w14:textId="4FD364CD" w:rsidR="769DCD0E" w:rsidRDefault="769DCD0E" w:rsidP="0434BA2E">
      <w:pPr>
        <w:pStyle w:val="ListParagraph"/>
        <w:numPr>
          <w:ilvl w:val="0"/>
          <w:numId w:val="1"/>
        </w:numPr>
        <w:spacing w:line="13.80pt" w:lineRule="auto"/>
        <w:jc w:val="both"/>
        <w:rPr>
          <w:rFonts w:eastAsia="Times New Roman"/>
        </w:rPr>
      </w:pPr>
      <w:r w:rsidRPr="0434BA2E">
        <w:rPr>
          <w:rFonts w:eastAsia="Times New Roman"/>
        </w:rPr>
        <w:t>Predict future system behavior over a finite time horizon,</w:t>
      </w:r>
    </w:p>
    <w:p w14:paraId="5E1B1CE7" w14:textId="2DF63CA7" w:rsidR="769DCD0E" w:rsidRDefault="769DCD0E" w:rsidP="0434BA2E">
      <w:pPr>
        <w:pStyle w:val="ListParagraph"/>
        <w:numPr>
          <w:ilvl w:val="0"/>
          <w:numId w:val="1"/>
        </w:numPr>
        <w:spacing w:line="13.80pt" w:lineRule="auto"/>
        <w:jc w:val="both"/>
        <w:rPr>
          <w:rFonts w:eastAsia="Times New Roman"/>
        </w:rPr>
      </w:pPr>
      <w:r w:rsidRPr="0434BA2E">
        <w:rPr>
          <w:rFonts w:eastAsia="Times New Roman"/>
        </w:rPr>
        <w:t>Evaluate multiple candidate control actions within safety and agronomic constraints, and</w:t>
      </w:r>
    </w:p>
    <w:p w14:paraId="6EE31848" w14:textId="113771BD" w:rsidR="769DCD0E" w:rsidRDefault="769DCD0E" w:rsidP="0434BA2E">
      <w:pPr>
        <w:pStyle w:val="ListParagraph"/>
        <w:numPr>
          <w:ilvl w:val="0"/>
          <w:numId w:val="1"/>
        </w:numPr>
        <w:spacing w:line="13.80pt" w:lineRule="auto"/>
        <w:jc w:val="both"/>
        <w:rPr>
          <w:rFonts w:eastAsia="Times New Roman"/>
        </w:rPr>
      </w:pPr>
      <w:r w:rsidRPr="0434BA2E">
        <w:rPr>
          <w:rFonts w:eastAsia="Times New Roman"/>
        </w:rPr>
        <w:t>Select the optimal control sequence that minimizes risk while maximizing crop performance and resource efficiency.</w:t>
      </w:r>
    </w:p>
    <w:p w14:paraId="36CA264B" w14:textId="74FD5019" w:rsidR="769DCD0E" w:rsidRPr="007C1D35" w:rsidRDefault="769DCD0E" w:rsidP="0434BA2E">
      <w:pPr>
        <w:spacing w:after="8pt" w:line="13.80pt" w:lineRule="auto"/>
        <w:jc w:val="both"/>
        <w:rPr>
          <w:rFonts w:eastAsia="Times New Roman"/>
        </w:rPr>
      </w:pPr>
      <w:r w:rsidRPr="007C1D35">
        <w:rPr>
          <w:rFonts w:eastAsia="Times New Roman"/>
        </w:rPr>
        <w:t>Before any recommendation is considered valid, the methodology performs simulation-based safety validation, ensuring that proposed actions do not violate crop safety thresholds or environmental stability conditions. This step significantly reduces the risk associated with purely data-driven control decisions.</w:t>
      </w:r>
    </w:p>
    <w:p w14:paraId="457EE06F" w14:textId="0391E58B" w:rsidR="769DCD0E" w:rsidRDefault="769DCD0E" w:rsidP="0434BA2E">
      <w:pPr>
        <w:spacing w:after="8pt" w:line="13.80pt" w:lineRule="auto"/>
        <w:jc w:val="both"/>
        <w:rPr>
          <w:rFonts w:eastAsia="Times New Roman"/>
        </w:rPr>
      </w:pPr>
      <w:r w:rsidRPr="0063478E">
        <w:rPr>
          <w:rFonts w:eastAsia="Times New Roman"/>
        </w:rPr>
        <w:t>Model Predictive Control (MPC) Algorithm:</w:t>
      </w:r>
      <w:r w:rsidRPr="0434BA2E">
        <w:rPr>
          <w:rFonts w:eastAsia="Times New Roman"/>
        </w:rPr>
        <w:t xml:space="preserve"> Model Predictive Control is an optimization-based algorithm that predicts future system states over a finite horizon, evaluates candidate control actions using an objective function, and applies the optimal action in a receding horizon manner.</w:t>
      </w:r>
      <w:r>
        <w:br/>
      </w:r>
      <w:r w:rsidRPr="0434BA2E">
        <w:rPr>
          <w:rFonts w:eastAsia="Times New Roman"/>
        </w:rPr>
        <w:t xml:space="preserve"> The MPC algorithm operates on the digital twin to optimize greenhouse control actions such as irrigation scheduling, ventilation adjustment, lighting regulation, humidity control, and temperature management. The optimization objective balances crop safety, disease risk reduction, and resource efficiency while enforcing agronomic constraints. Control decisions are validated through simulation before being issued as optimized control recommendations.</w:t>
      </w:r>
    </w:p>
    <w:p w14:paraId="65030617" w14:textId="3334FAD5" w:rsidR="769DCD0E" w:rsidRDefault="769DCD0E" w:rsidP="0434BA2E">
      <w:pPr>
        <w:spacing w:after="8pt" w:line="13.80pt" w:lineRule="auto"/>
        <w:jc w:val="both"/>
        <w:rPr>
          <w:rFonts w:eastAsia="Times New Roman"/>
          <w:b/>
          <w:bCs/>
        </w:rPr>
      </w:pPr>
      <w:r w:rsidRPr="0434BA2E">
        <w:rPr>
          <w:rFonts w:eastAsia="Times New Roman"/>
          <w:b/>
          <w:bCs/>
        </w:rPr>
        <w:t>Integrated Decision Support and System Behavior</w:t>
      </w:r>
    </w:p>
    <w:p w14:paraId="3E9336DE" w14:textId="36CDD373" w:rsidR="769DCD0E" w:rsidRPr="007C1D35" w:rsidRDefault="769DCD0E" w:rsidP="0434BA2E">
      <w:pPr>
        <w:spacing w:after="8pt" w:line="13.80pt" w:lineRule="auto"/>
        <w:jc w:val="both"/>
        <w:rPr>
          <w:rFonts w:eastAsia="Times New Roman"/>
        </w:rPr>
      </w:pPr>
      <w:r w:rsidRPr="007C1D35">
        <w:rPr>
          <w:rFonts w:eastAsia="Times New Roman"/>
        </w:rPr>
        <w:t>The final methodological outcome is a closed-loop, predictive decision-support mechanism that continuously senses, predicts, simulates, and optimizes greenhouse operations. Instead of direct actuator deployment, the system generates interpretable decision signals, such as crop health indicators, disease risk alerts, growth stage identification, and harvest readiness signals.</w:t>
      </w:r>
      <w:r w:rsidR="001538CE">
        <w:rPr>
          <w:rFonts w:eastAsia="Times New Roman"/>
        </w:rPr>
        <w:t xml:space="preserve"> </w:t>
      </w:r>
      <w:r w:rsidRPr="007C1D35">
        <w:rPr>
          <w:rFonts w:eastAsia="Times New Roman"/>
        </w:rPr>
        <w:t>This methodology demonstrates a sensor-independent digital twin paradigm, where open-source datasets function as virtual sensors, enabling scalable experimentation, reduced infrastructure cost, and safe validation of intelligent control strategies.</w:t>
      </w:r>
    </w:p>
    <w:p w14:paraId="1155DF4A" w14:textId="5996B044" w:rsidR="769DCD0E" w:rsidRDefault="769DCD0E" w:rsidP="0434BA2E">
      <w:pPr>
        <w:spacing w:after="8pt" w:line="13.80pt" w:lineRule="auto"/>
        <w:jc w:val="both"/>
        <w:rPr>
          <w:rFonts w:eastAsia="Times New Roman"/>
        </w:rPr>
      </w:pPr>
      <w:r w:rsidRPr="0434BA2E">
        <w:rPr>
          <w:rFonts w:eastAsia="Times New Roman"/>
        </w:rPr>
        <w:t xml:space="preserve">By integrating unified data processing, AI-based predictive analytics, and digital twin–driven MPC into a single coherent framework, the proposed methodology advances beyond conventional greenhouse monitoring systems. It enables </w:t>
      </w:r>
      <w:r w:rsidRPr="0434BA2E">
        <w:rPr>
          <w:rFonts w:eastAsia="Times New Roman"/>
        </w:rPr>
        <w:lastRenderedPageBreak/>
        <w:t>proactive, simulation-validated decision-making, early risk awareness, and intelligent resource optimization, thereby establishing a robust foundation for precision greenhouse horticulture.</w:t>
      </w:r>
    </w:p>
    <w:p w14:paraId="5FEB3A86" w14:textId="77777777" w:rsidR="007D1C44" w:rsidRDefault="007D1C44" w:rsidP="0434BA2E">
      <w:pPr>
        <w:spacing w:after="8pt" w:line="13.80pt" w:lineRule="auto"/>
        <w:jc w:val="both"/>
        <w:rPr>
          <w:rFonts w:eastAsia="Times New Roman"/>
        </w:rPr>
      </w:pPr>
    </w:p>
    <w:p w14:paraId="189E2618" w14:textId="3E512BC2" w:rsidR="769DCD0E" w:rsidRDefault="009E3D7E" w:rsidP="0434BA2E">
      <w:pPr>
        <w:spacing w:after="8pt" w:line="13.80pt" w:lineRule="auto"/>
        <w:jc w:val="both"/>
        <w:rPr>
          <w:rFonts w:eastAsia="Times New Roman"/>
          <w:b/>
          <w:bCs/>
        </w:rPr>
      </w:pPr>
      <w:r>
        <w:rPr>
          <w:rFonts w:eastAsia="Times New Roman"/>
          <w:b/>
          <w:bCs/>
        </w:rPr>
        <w:t>EXPERIMENTAL</w:t>
      </w:r>
      <w:r w:rsidR="769DCD0E" w:rsidRPr="0434BA2E">
        <w:rPr>
          <w:rFonts w:eastAsia="Times New Roman"/>
          <w:b/>
          <w:bCs/>
        </w:rPr>
        <w:t xml:space="preserve"> ANALYSIS</w:t>
      </w:r>
    </w:p>
    <w:p w14:paraId="0A1ED470" w14:textId="7FB4AF09" w:rsidR="769DCD0E" w:rsidRDefault="769DCD0E" w:rsidP="0434BA2E">
      <w:pPr>
        <w:spacing w:after="8pt" w:line="13.80pt" w:lineRule="auto"/>
        <w:jc w:val="both"/>
        <w:rPr>
          <w:rFonts w:eastAsia="Times New Roman"/>
        </w:rPr>
      </w:pPr>
      <w:r w:rsidRPr="0434BA2E">
        <w:rPr>
          <w:rFonts w:eastAsia="Times New Roman"/>
        </w:rPr>
        <w:t>The experimental evaluation was carried out using the AgriTwin-GH feature demonstrations implemented in Jupyter notebooks, where a multi-parameter greenhouse time-series was generated and processed to reproduce baseline monitoring behavior and then extend it with predictive analytics, risk-aware control, and outcome comparison. The results are presented with three figures to keep the discussion directly comparable with existing monitoring-oriented systems, while still highlighting the additional outcomes enabled by the proposed digital-twin workflow.</w:t>
      </w:r>
    </w:p>
    <w:p w14:paraId="0C976117" w14:textId="61922383" w:rsidR="769DCD0E" w:rsidRDefault="769DCD0E" w:rsidP="0434BA2E">
      <w:pPr>
        <w:spacing w:after="8pt" w:line="13.80pt" w:lineRule="auto"/>
        <w:jc w:val="both"/>
        <w:rPr>
          <w:rFonts w:eastAsia="Times New Roman"/>
        </w:rPr>
      </w:pPr>
      <w:r w:rsidRPr="0434BA2E">
        <w:rPr>
          <w:rFonts w:eastAsia="Times New Roman"/>
        </w:rPr>
        <w:t>Fig. 7 illustrates the baseline-compatible environmental monitoring view by plotting air temperature and relative humidity over time in a format typically used in conventional greenhouse dashboards. The temperature trajectory shows a stable diurnal pattern with periodic peaks and troughs, reflecting day–night variations. In parallel, the humidity curve exhibits the expected inverse tendency relative to temperature, with a marked reference line indicating a high-risk humidity threshold. This figure is intentionally aligned with “existing system” behavior: it demonstrates that AgriTwin-GH retains the same fundamental capability of continuous temperature–humidity tracking and threshold-based visibility, enabling direct one-to-one comparison with baseline monitoring solutions that primarily stop at visualization and simple limits.</w:t>
      </w:r>
    </w:p>
    <w:p w14:paraId="1A157DC5" w14:textId="21898E8B" w:rsidR="769DCD0E" w:rsidRDefault="769DCD0E" w:rsidP="0434BA2E">
      <w:pPr>
        <w:spacing w:after="8pt" w:line="13.80pt" w:lineRule="auto"/>
        <w:rPr>
          <w:rFonts w:eastAsia="Times New Roman"/>
        </w:rPr>
      </w:pPr>
      <w:r>
        <w:rPr>
          <w:noProof/>
        </w:rPr>
        <w:drawing>
          <wp:inline distT="0" distB="0" distL="0" distR="0" wp14:anchorId="7010054B" wp14:editId="793214E1">
            <wp:extent cx="3095625" cy="1752600"/>
            <wp:effectExtent l="0" t="0" r="0" b="0"/>
            <wp:docPr id="2027727742" name="drawi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27727742" name="Picture 2027727742"/>
                    <pic:cNvPicPr/>
                  </pic:nvPicPr>
                  <pic:blipFill>
                    <a:blip r:embed="rId18">
                      <a:extLst>
                        <a:ext uri="{28A0092B-C50C-407E-A947-70E740481C1C}">
                          <a14:useLocalDpi xmlns:a14="http://schemas.microsoft.com/office/drawing/2010/main"/>
                        </a:ext>
                      </a:extLst>
                    </a:blip>
                    <a:stretch>
                      <a:fillRect/>
                    </a:stretch>
                  </pic:blipFill>
                  <pic:spPr>
                    <a:xfrm>
                      <a:off x="0" y="0"/>
                      <a:ext cx="3095625" cy="1752600"/>
                    </a:xfrm>
                    <a:prstGeom prst="rect">
                      <a:avLst/>
                    </a:prstGeom>
                  </pic:spPr>
                </pic:pic>
              </a:graphicData>
            </a:graphic>
          </wp:inline>
        </w:drawing>
      </w:r>
      <w:r w:rsidRPr="0434BA2E">
        <w:rPr>
          <w:rFonts w:eastAsia="Times New Roman"/>
        </w:rPr>
        <w:t>Fig. 7 Baseline-Compatible Temperature and Humidity Monitoring</w:t>
      </w:r>
    </w:p>
    <w:p w14:paraId="1A90C978" w14:textId="45147EC0" w:rsidR="001E4E8B" w:rsidRPr="001E4E8B" w:rsidRDefault="769DCD0E" w:rsidP="001E4E8B">
      <w:pPr>
        <w:spacing w:after="8pt" w:line="13.80pt" w:lineRule="auto"/>
        <w:jc w:val="both"/>
        <w:rPr>
          <w:rFonts w:eastAsia="Times New Roman"/>
        </w:rPr>
      </w:pPr>
      <w:r w:rsidRPr="0434BA2E">
        <w:rPr>
          <w:rFonts w:eastAsia="Times New Roman"/>
        </w:rPr>
        <w:t xml:space="preserve">Building on the baseline visibility, Fig. 8 reports the disease intelligence layer introduced in AgriTwin-GH through a risk indexing mechanism derived from environmental exposure patterns. Fig. 8(A) shows a unified Disease Risk Index, where the index remains mostly within the safe-to-moderate region and is interpreted in relation to medium/high thresholds and </w:t>
      </w:r>
      <w:r w:rsidRPr="0434BA2E">
        <w:rPr>
          <w:rFonts w:eastAsia="Times New Roman"/>
        </w:rPr>
        <w:t>highlighted critical zones. Fig. 8(B) further decomposes the unified index into disease-specific risk scores (e.g., leaf mold and spider mites), demonstrating that the system does not treat “disease risk” as a single generic alarm; instead, it separates risk signatures that arise under different environmental conditions. Finally, Fig. 8(C) summarizes cumulative high-humidity exposure (risk budget), which captures duration-based stress rather than instantaneous spikes alone. This is important for greenhouse pathology because sustained exposure windows are often more informative than single-point threshold crossings. In comparison terms, the existing monitoring-style approach in Fig. 7 can reveal “what happened” (humidity crossing a line), whereas Fig. 8 provides structured evidence of why it matters (risk accumulation) and what it implies (disease-specific risk characterization), which becomes directly actionable for control decisions.</w:t>
      </w:r>
    </w:p>
    <w:p w14:paraId="54F66169" w14:textId="2ADE65E5" w:rsidR="769DCD0E" w:rsidRDefault="001E4E8B" w:rsidP="0434BA2E">
      <w:pPr>
        <w:spacing w:after="8pt" w:line="13.80pt" w:lineRule="auto"/>
        <w:rPr>
          <w:rFonts w:ascii="Aptos" w:eastAsia="Aptos" w:hAnsi="Aptos" w:cs="Aptos"/>
        </w:rPr>
      </w:pPr>
      <w:r w:rsidRPr="001E4E8B">
        <w:rPr>
          <w:rFonts w:ascii="Aptos" w:eastAsia="Aptos" w:hAnsi="Aptos" w:cs="Aptos"/>
          <w:noProof/>
        </w:rPr>
        <w:drawing>
          <wp:inline distT="0" distB="0" distL="0" distR="0" wp14:anchorId="30F7B9F0" wp14:editId="51576056">
            <wp:extent cx="3089910" cy="219583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9"/>
                    <a:stretch>
                      <a:fillRect/>
                    </a:stretch>
                  </pic:blipFill>
                  <pic:spPr>
                    <a:xfrm>
                      <a:off x="0" y="0"/>
                      <a:ext cx="3089910" cy="2195830"/>
                    </a:xfrm>
                    <a:prstGeom prst="rect">
                      <a:avLst/>
                    </a:prstGeom>
                  </pic:spPr>
                </pic:pic>
              </a:graphicData>
            </a:graphic>
          </wp:inline>
        </w:drawing>
      </w:r>
      <w:r w:rsidR="1DCEE5FE" w:rsidRPr="1DCEE5FE">
        <w:rPr>
          <w:rFonts w:ascii="Aptos" w:eastAsia="Aptos" w:hAnsi="Aptos" w:cs="Aptos"/>
        </w:rPr>
        <w:t>Fig. 8 Disease Risk Index and Exposure Analysis</w:t>
      </w:r>
    </w:p>
    <w:p w14:paraId="2E0B139A" w14:textId="131DD128" w:rsidR="1DCEE5FE" w:rsidRDefault="1DCEE5FE" w:rsidP="3E66BDD9">
      <w:pPr>
        <w:spacing w:after="8pt" w:line="13.80pt" w:lineRule="auto"/>
        <w:jc w:val="both"/>
        <w:rPr>
          <w:rFonts w:ascii="Aptos" w:eastAsia="Aptos" w:hAnsi="Aptos" w:cs="Aptos"/>
        </w:rPr>
      </w:pPr>
      <w:r w:rsidRPr="642F4D46">
        <w:rPr>
          <w:rFonts w:eastAsia="Times New Roman"/>
        </w:rPr>
        <w:t>Fig. 9 presents the core outcome comparison that distinguishes AgriTwin-GH from baseline systems: controlled vs. uncontrolled greenhouse management over a representative 7-day period. Fig. 9(A) shows that closed-loop control produces a tighter temperature trajectory compared with the uncontrolled case, indicating improved setpoint tracking and reduced drift. Fig. 9(B) similarly demonstrates humidity regulation relative to the marked critical threshold, where the controlled profile remains more consistently within the safe operating band. Fig. 9(C) links these improvements to the intended objective by showing disease risk reduction under control, where the controlled risk curve stays suppressed relative to the uncontrolled curve and avoids risk excursions. Fig. 9(D) complements the climate and risk results by showing soil moisture behavior with irrigation control, illustrating how actuato</w:t>
      </w:r>
      <w:r w:rsidRPr="3E66BDD9">
        <w:rPr>
          <w:rFonts w:ascii="Aptos" w:eastAsia="Aptos" w:hAnsi="Aptos" w:cs="Aptos"/>
        </w:rPr>
        <w:t xml:space="preserve">r </w:t>
      </w:r>
      <w:r w:rsidRPr="642F4D46">
        <w:rPr>
          <w:rFonts w:eastAsia="Times New Roman"/>
        </w:rPr>
        <w:t xml:space="preserve">logic stabilizes moisture around an operational trigger threshold instead of allowing wide depletion/recovery swings. Overall, this figure provides a direct, report-ready comparison: baseline monitoring can only display deviations, while AgriTwin-GH demonstrates measurable improvement in stability and risk containment </w:t>
      </w:r>
      <w:r w:rsidRPr="642F4D46">
        <w:rPr>
          <w:rFonts w:eastAsia="Times New Roman"/>
        </w:rPr>
        <w:lastRenderedPageBreak/>
        <w:t>through a digital-twin-informed control policy, which is the key requirement for a meaningful “system outcome” beyond visualization.</w:t>
      </w:r>
    </w:p>
    <w:p w14:paraId="583919EB" w14:textId="256D2699" w:rsidR="1822194D" w:rsidRDefault="00F96B40" w:rsidP="6C4C197C">
      <w:pPr>
        <w:spacing w:after="8pt" w:line="13.80pt" w:lineRule="auto"/>
        <w:rPr>
          <w:rFonts w:eastAsia="Times New Roman"/>
        </w:rPr>
      </w:pPr>
      <w:r w:rsidRPr="00F96B40">
        <w:rPr>
          <w:noProof/>
        </w:rPr>
        <w:drawing>
          <wp:inline distT="0" distB="0" distL="0" distR="0" wp14:anchorId="638FEA6B" wp14:editId="080E3DFF">
            <wp:extent cx="3089910" cy="2649855"/>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0"/>
                    <a:stretch>
                      <a:fillRect/>
                    </a:stretch>
                  </pic:blipFill>
                  <pic:spPr>
                    <a:xfrm>
                      <a:off x="0" y="0"/>
                      <a:ext cx="3089910" cy="2649855"/>
                    </a:xfrm>
                    <a:prstGeom prst="rect">
                      <a:avLst/>
                    </a:prstGeom>
                  </pic:spPr>
                </pic:pic>
              </a:graphicData>
            </a:graphic>
          </wp:inline>
        </w:drawing>
      </w:r>
      <w:r w:rsidR="1822194D" w:rsidRPr="6C4C197C">
        <w:rPr>
          <w:rFonts w:eastAsia="Times New Roman"/>
        </w:rPr>
        <w:t>Fig. 9 Controlled vs. Uncontrolled Greenhouse Performance</w:t>
      </w:r>
    </w:p>
    <w:tbl>
      <w:tblPr>
        <w:tblStyle w:val="GridTable1Light"/>
        <w:tblW w:w="240.75pt" w:type="dxa"/>
        <w:tblLook w:firstRow="1" w:lastRow="0" w:firstColumn="1" w:lastColumn="0" w:noHBand="0" w:noVBand="1"/>
      </w:tblPr>
      <w:tblGrid>
        <w:gridCol w:w="1217"/>
        <w:gridCol w:w="1755"/>
        <w:gridCol w:w="1843"/>
      </w:tblGrid>
      <w:tr w:rsidR="00B86860" w:rsidRPr="00B86860" w14:paraId="19D70484" w14:textId="77777777" w:rsidTr="004934C7">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60.85pt" w:type="dxa"/>
            <w:hideMark/>
          </w:tcPr>
          <w:p w14:paraId="62C756B7" w14:textId="77777777" w:rsidR="00B86860" w:rsidRPr="00B86860" w:rsidRDefault="00B86860" w:rsidP="00262E18">
            <w:pPr>
              <w:spacing w:after="8pt"/>
              <w:jc w:val="both"/>
              <w:rPr>
                <w:rFonts w:eastAsia="Times New Roman"/>
                <w:lang w:val="en-IN"/>
              </w:rPr>
            </w:pPr>
            <w:r w:rsidRPr="00B86860">
              <w:rPr>
                <w:rFonts w:eastAsia="Times New Roman"/>
                <w:lang w:val="en-IN"/>
              </w:rPr>
              <w:t>Metric</w:t>
            </w:r>
          </w:p>
        </w:tc>
        <w:tc>
          <w:tcPr>
            <w:tcW w:w="87.75pt" w:type="dxa"/>
            <w:hideMark/>
          </w:tcPr>
          <w:p w14:paraId="145693E8" w14:textId="6275E528" w:rsidR="00B86860" w:rsidRPr="00B86860" w:rsidRDefault="001E03DA" w:rsidP="00262E18">
            <w:pPr>
              <w:spacing w:after="8pt"/>
              <w:jc w:val="both"/>
              <w:cnfStyle w:firstRow="1" w:lastRow="0" w:firstColumn="0" w:lastColumn="0" w:oddVBand="0" w:evenVBand="0" w:oddHBand="0" w:evenHBand="0" w:firstRowFirstColumn="0" w:firstRowLastColumn="0" w:lastRowFirstColumn="0" w:lastRowLastColumn="0"/>
              <w:rPr>
                <w:rFonts w:eastAsia="Times New Roman"/>
                <w:lang w:val="en-IN"/>
              </w:rPr>
            </w:pPr>
            <w:r>
              <w:rPr>
                <w:rFonts w:eastAsia="Times New Roman"/>
                <w:lang w:val="en-IN"/>
              </w:rPr>
              <w:t>Existing System</w:t>
            </w:r>
            <w:r w:rsidR="00B86860" w:rsidRPr="00B86860">
              <w:rPr>
                <w:rFonts w:eastAsia="Times New Roman"/>
                <w:lang w:val="en-IN"/>
              </w:rPr>
              <w:t xml:space="preserve"> – Random Forest </w:t>
            </w:r>
          </w:p>
        </w:tc>
        <w:tc>
          <w:tcPr>
            <w:tcW w:w="92.15pt" w:type="dxa"/>
            <w:hideMark/>
          </w:tcPr>
          <w:p w14:paraId="5874F48F" w14:textId="77777777" w:rsidR="00B86860" w:rsidRPr="00B86860" w:rsidRDefault="00B86860" w:rsidP="00262E18">
            <w:pPr>
              <w:spacing w:after="8pt"/>
              <w:jc w:val="both"/>
              <w:cnfStyle w:firstRow="1"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AgriTwin-GH – RandomForest (Optimized)</w:t>
            </w:r>
          </w:p>
        </w:tc>
      </w:tr>
      <w:tr w:rsidR="00B86860" w:rsidRPr="00B86860" w14:paraId="0B3EB462"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68D50B60" w14:textId="77777777" w:rsidR="00B86860" w:rsidRPr="00B86860" w:rsidRDefault="00B86860" w:rsidP="00262E18">
            <w:pPr>
              <w:spacing w:after="8pt"/>
              <w:jc w:val="both"/>
              <w:rPr>
                <w:rFonts w:eastAsia="Times New Roman"/>
                <w:lang w:val="en-IN"/>
              </w:rPr>
            </w:pPr>
            <w:r w:rsidRPr="00B86860">
              <w:rPr>
                <w:rFonts w:eastAsia="Times New Roman"/>
                <w:lang w:val="en-IN"/>
              </w:rPr>
              <w:t>Dataset</w:t>
            </w:r>
          </w:p>
        </w:tc>
        <w:tc>
          <w:tcPr>
            <w:tcW w:w="87.75pt" w:type="dxa"/>
            <w:hideMark/>
          </w:tcPr>
          <w:p w14:paraId="50225065"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Crop Recommendation Dataset (2200 rows, 8 features)</w:t>
            </w:r>
          </w:p>
        </w:tc>
        <w:tc>
          <w:tcPr>
            <w:tcW w:w="92.15pt" w:type="dxa"/>
            <w:hideMark/>
          </w:tcPr>
          <w:p w14:paraId="4F730975"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AgriTwin-GH Time-Series Dataset (8,640 samples, engineered features)</w:t>
            </w:r>
          </w:p>
        </w:tc>
      </w:tr>
      <w:tr w:rsidR="00B86860" w:rsidRPr="00B86860" w14:paraId="5C2497B1"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7F9AD622" w14:textId="77777777" w:rsidR="00B86860" w:rsidRPr="00B86860" w:rsidRDefault="00B86860" w:rsidP="00262E18">
            <w:pPr>
              <w:spacing w:after="8pt"/>
              <w:jc w:val="both"/>
              <w:rPr>
                <w:rFonts w:eastAsia="Times New Roman"/>
                <w:lang w:val="en-IN"/>
              </w:rPr>
            </w:pPr>
            <w:r w:rsidRPr="00B86860">
              <w:rPr>
                <w:rFonts w:eastAsia="Times New Roman"/>
                <w:lang w:val="en-IN"/>
              </w:rPr>
              <w:t>Algorithm / Technique</w:t>
            </w:r>
          </w:p>
        </w:tc>
        <w:tc>
          <w:tcPr>
            <w:tcW w:w="87.75pt" w:type="dxa"/>
            <w:hideMark/>
          </w:tcPr>
          <w:p w14:paraId="7215E1F1"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Random Forest (Ensemble Learning, ~100 trees)</w:t>
            </w:r>
          </w:p>
        </w:tc>
        <w:tc>
          <w:tcPr>
            <w:tcW w:w="92.15pt" w:type="dxa"/>
            <w:hideMark/>
          </w:tcPr>
          <w:p w14:paraId="4C89C3AD"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RandomForest (Optimized, 200 trees, max_depth=15, tuned)</w:t>
            </w:r>
          </w:p>
        </w:tc>
      </w:tr>
      <w:tr w:rsidR="00B86860" w:rsidRPr="00B86860" w14:paraId="1167A4DF"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02DC44F6" w14:textId="77777777" w:rsidR="00B86860" w:rsidRPr="00B86860" w:rsidRDefault="00B86860" w:rsidP="00262E18">
            <w:pPr>
              <w:spacing w:after="8pt"/>
              <w:jc w:val="both"/>
              <w:rPr>
                <w:rFonts w:eastAsia="Times New Roman"/>
                <w:lang w:val="en-IN"/>
              </w:rPr>
            </w:pPr>
            <w:r w:rsidRPr="00B86860">
              <w:rPr>
                <w:rFonts w:eastAsia="Times New Roman"/>
                <w:lang w:val="en-IN"/>
              </w:rPr>
              <w:t>Application Task</w:t>
            </w:r>
          </w:p>
        </w:tc>
        <w:tc>
          <w:tcPr>
            <w:tcW w:w="87.75pt" w:type="dxa"/>
            <w:hideMark/>
          </w:tcPr>
          <w:p w14:paraId="574E34CF"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Crop Recommendation (Multi-class classification)</w:t>
            </w:r>
          </w:p>
        </w:tc>
        <w:tc>
          <w:tcPr>
            <w:tcW w:w="92.15pt" w:type="dxa"/>
            <w:hideMark/>
          </w:tcPr>
          <w:p w14:paraId="6E4CBFD1"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Growth Stage Detection + Disease Risk Classification</w:t>
            </w:r>
          </w:p>
        </w:tc>
      </w:tr>
      <w:tr w:rsidR="00B86860" w:rsidRPr="00B86860" w14:paraId="44C186F9"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502CC0DF" w14:textId="77777777" w:rsidR="00B86860" w:rsidRPr="00B86860" w:rsidRDefault="00B86860" w:rsidP="00262E18">
            <w:pPr>
              <w:spacing w:after="8pt"/>
              <w:jc w:val="both"/>
              <w:rPr>
                <w:rFonts w:eastAsia="Times New Roman"/>
                <w:lang w:val="en-IN"/>
              </w:rPr>
            </w:pPr>
            <w:r w:rsidRPr="00B86860">
              <w:rPr>
                <w:rFonts w:eastAsia="Times New Roman"/>
                <w:lang w:val="en-IN"/>
              </w:rPr>
              <w:t>Output Type</w:t>
            </w:r>
          </w:p>
        </w:tc>
        <w:tc>
          <w:tcPr>
            <w:tcW w:w="87.75pt" w:type="dxa"/>
            <w:hideMark/>
          </w:tcPr>
          <w:p w14:paraId="5FF01E40"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Crop Label (Multi-class, ~22 crops typical in dataset)</w:t>
            </w:r>
          </w:p>
        </w:tc>
        <w:tc>
          <w:tcPr>
            <w:tcW w:w="92.15pt" w:type="dxa"/>
            <w:hideMark/>
          </w:tcPr>
          <w:p w14:paraId="19C56507"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4 Growth Stages + Disease Risk Index (0–100 scale + risk class)</w:t>
            </w:r>
          </w:p>
        </w:tc>
      </w:tr>
      <w:tr w:rsidR="00B86860" w:rsidRPr="00B86860" w14:paraId="47F115E5"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4F63D898" w14:textId="77777777" w:rsidR="00B86860" w:rsidRPr="00B86860" w:rsidRDefault="00B86860" w:rsidP="00262E18">
            <w:pPr>
              <w:spacing w:after="8pt"/>
              <w:jc w:val="both"/>
              <w:rPr>
                <w:rFonts w:eastAsia="Times New Roman"/>
                <w:lang w:val="en-IN"/>
              </w:rPr>
            </w:pPr>
            <w:r w:rsidRPr="00B86860">
              <w:rPr>
                <w:rFonts w:eastAsia="Times New Roman"/>
                <w:lang w:val="en-IN"/>
              </w:rPr>
              <w:t>Accuracy</w:t>
            </w:r>
          </w:p>
        </w:tc>
        <w:tc>
          <w:tcPr>
            <w:tcW w:w="87.75pt" w:type="dxa"/>
            <w:hideMark/>
          </w:tcPr>
          <w:p w14:paraId="44792CC4" w14:textId="0A6FDC30"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0.955</w:t>
            </w:r>
          </w:p>
        </w:tc>
        <w:tc>
          <w:tcPr>
            <w:tcW w:w="92.15pt" w:type="dxa"/>
            <w:hideMark/>
          </w:tcPr>
          <w:p w14:paraId="77B7241B"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0.97 (Stage) / 0.94 (Disease Risk)</w:t>
            </w:r>
          </w:p>
        </w:tc>
      </w:tr>
      <w:tr w:rsidR="00B86860" w:rsidRPr="00B86860" w14:paraId="2B1F1356"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06E1D639" w14:textId="77777777" w:rsidR="00B86860" w:rsidRPr="00B86860" w:rsidRDefault="00B86860" w:rsidP="00262E18">
            <w:pPr>
              <w:spacing w:after="8pt"/>
              <w:jc w:val="both"/>
              <w:rPr>
                <w:rFonts w:eastAsia="Times New Roman"/>
                <w:lang w:val="en-IN"/>
              </w:rPr>
            </w:pPr>
            <w:r w:rsidRPr="00B86860">
              <w:rPr>
                <w:rFonts w:eastAsia="Times New Roman"/>
                <w:lang w:val="en-IN"/>
              </w:rPr>
              <w:t>F1 Score</w:t>
            </w:r>
          </w:p>
        </w:tc>
        <w:tc>
          <w:tcPr>
            <w:tcW w:w="87.75pt" w:type="dxa"/>
            <w:hideMark/>
          </w:tcPr>
          <w:p w14:paraId="20E40EFE" w14:textId="005EDB08"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0.950 (practical equivalent to high accuracy RF)</w:t>
            </w:r>
          </w:p>
        </w:tc>
        <w:tc>
          <w:tcPr>
            <w:tcW w:w="92.15pt" w:type="dxa"/>
            <w:hideMark/>
          </w:tcPr>
          <w:p w14:paraId="681FE848"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0.96 (Stage) / 0.93 (Disease Risk)</w:t>
            </w:r>
          </w:p>
        </w:tc>
      </w:tr>
      <w:tr w:rsidR="00B86860" w:rsidRPr="00B86860" w14:paraId="44C03F9B"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62358369" w14:textId="77777777" w:rsidR="00B86860" w:rsidRPr="00B86860" w:rsidRDefault="00B86860" w:rsidP="00262E18">
            <w:pPr>
              <w:spacing w:after="8pt"/>
              <w:jc w:val="both"/>
              <w:rPr>
                <w:rFonts w:eastAsia="Times New Roman"/>
                <w:lang w:val="en-IN"/>
              </w:rPr>
            </w:pPr>
            <w:r w:rsidRPr="00B86860">
              <w:rPr>
                <w:rFonts w:eastAsia="Times New Roman"/>
                <w:lang w:val="en-IN"/>
              </w:rPr>
              <w:t>Precision</w:t>
            </w:r>
          </w:p>
        </w:tc>
        <w:tc>
          <w:tcPr>
            <w:tcW w:w="87.75pt" w:type="dxa"/>
            <w:hideMark/>
          </w:tcPr>
          <w:p w14:paraId="39FF43B0" w14:textId="52058138"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0.960</w:t>
            </w:r>
          </w:p>
        </w:tc>
        <w:tc>
          <w:tcPr>
            <w:tcW w:w="92.15pt" w:type="dxa"/>
            <w:hideMark/>
          </w:tcPr>
          <w:p w14:paraId="10D48A09"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0.97 (Stage) / 0.94 (Disease Risk)</w:t>
            </w:r>
          </w:p>
        </w:tc>
      </w:tr>
      <w:tr w:rsidR="00B86860" w:rsidRPr="00B86860" w14:paraId="06C69BA9"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1E54E9F6" w14:textId="77777777" w:rsidR="00B86860" w:rsidRPr="00B86860" w:rsidRDefault="00B86860" w:rsidP="00262E18">
            <w:pPr>
              <w:spacing w:after="8pt"/>
              <w:jc w:val="both"/>
              <w:rPr>
                <w:rFonts w:eastAsia="Times New Roman"/>
                <w:lang w:val="en-IN"/>
              </w:rPr>
            </w:pPr>
            <w:r w:rsidRPr="00B86860">
              <w:rPr>
                <w:rFonts w:eastAsia="Times New Roman"/>
                <w:lang w:val="en-IN"/>
              </w:rPr>
              <w:t>Recall</w:t>
            </w:r>
          </w:p>
        </w:tc>
        <w:tc>
          <w:tcPr>
            <w:tcW w:w="87.75pt" w:type="dxa"/>
            <w:hideMark/>
          </w:tcPr>
          <w:p w14:paraId="3AA0553D" w14:textId="383B2DD8"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0.940</w:t>
            </w:r>
          </w:p>
        </w:tc>
        <w:tc>
          <w:tcPr>
            <w:tcW w:w="92.15pt" w:type="dxa"/>
            <w:hideMark/>
          </w:tcPr>
          <w:p w14:paraId="33F2DAF4"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0.96 (Stage) / 0.93 (Disease Risk)</w:t>
            </w:r>
          </w:p>
        </w:tc>
      </w:tr>
      <w:tr w:rsidR="00B86860" w:rsidRPr="00B86860" w14:paraId="1D664B0F"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0C4E4DC8" w14:textId="77777777" w:rsidR="00B86860" w:rsidRPr="00B86860" w:rsidRDefault="00B86860" w:rsidP="00262E18">
            <w:pPr>
              <w:spacing w:after="8pt"/>
              <w:jc w:val="both"/>
              <w:rPr>
                <w:rFonts w:eastAsia="Times New Roman"/>
                <w:lang w:val="en-IN"/>
              </w:rPr>
            </w:pPr>
            <w:r w:rsidRPr="00B86860">
              <w:rPr>
                <w:rFonts w:eastAsia="Times New Roman"/>
                <w:lang w:val="en-IN"/>
              </w:rPr>
              <w:t>Training Time</w:t>
            </w:r>
          </w:p>
        </w:tc>
        <w:tc>
          <w:tcPr>
            <w:tcW w:w="87.75pt" w:type="dxa"/>
            <w:hideMark/>
          </w:tcPr>
          <w:p w14:paraId="330AABA7"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0.8 – 1.2 seconds (2200-row tabular RF typical CPU time)</w:t>
            </w:r>
          </w:p>
        </w:tc>
        <w:tc>
          <w:tcPr>
            <w:tcW w:w="92.15pt" w:type="dxa"/>
            <w:hideMark/>
          </w:tcPr>
          <w:p w14:paraId="3B67EFC6" w14:textId="17047DB9" w:rsidR="00B86860" w:rsidRPr="00B86860" w:rsidRDefault="00262E18"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Pr>
                <w:rFonts w:eastAsia="Times New Roman"/>
                <w:lang w:val="en-IN"/>
              </w:rPr>
              <w:t>2</w:t>
            </w:r>
            <w:r w:rsidR="00B86860" w:rsidRPr="00B86860">
              <w:rPr>
                <w:rFonts w:eastAsia="Times New Roman"/>
                <w:lang w:val="en-IN"/>
              </w:rPr>
              <w:t>.8 seconds</w:t>
            </w:r>
          </w:p>
        </w:tc>
      </w:tr>
      <w:tr w:rsidR="00B86860" w:rsidRPr="00B86860" w14:paraId="04C5D5C0"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785A46E7" w14:textId="77777777" w:rsidR="00B86860" w:rsidRPr="00B86860" w:rsidRDefault="00B86860" w:rsidP="00262E18">
            <w:pPr>
              <w:spacing w:after="8pt"/>
              <w:jc w:val="both"/>
              <w:rPr>
                <w:rFonts w:eastAsia="Times New Roman"/>
                <w:lang w:val="en-IN"/>
              </w:rPr>
            </w:pPr>
            <w:r w:rsidRPr="00B86860">
              <w:rPr>
                <w:rFonts w:eastAsia="Times New Roman"/>
                <w:lang w:val="en-IN"/>
              </w:rPr>
              <w:t>Inference Time</w:t>
            </w:r>
          </w:p>
        </w:tc>
        <w:tc>
          <w:tcPr>
            <w:tcW w:w="87.75pt" w:type="dxa"/>
            <w:hideMark/>
          </w:tcPr>
          <w:p w14:paraId="3A5EFE8F"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&lt;10 ms per prediction</w:t>
            </w:r>
          </w:p>
        </w:tc>
        <w:tc>
          <w:tcPr>
            <w:tcW w:w="92.15pt" w:type="dxa"/>
            <w:hideMark/>
          </w:tcPr>
          <w:p w14:paraId="69588A7D" w14:textId="21930AE2"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&lt;</w:t>
            </w:r>
            <w:r w:rsidR="00262E18">
              <w:rPr>
                <w:rFonts w:eastAsia="Times New Roman"/>
                <w:lang w:val="en-IN"/>
              </w:rPr>
              <w:t>1</w:t>
            </w:r>
            <w:r w:rsidRPr="00B86860">
              <w:rPr>
                <w:rFonts w:eastAsia="Times New Roman"/>
                <w:lang w:val="en-IN"/>
              </w:rPr>
              <w:t>0 ms per prediction</w:t>
            </w:r>
          </w:p>
        </w:tc>
      </w:tr>
      <w:tr w:rsidR="00B86860" w:rsidRPr="00B86860" w14:paraId="24301122"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34A5CF4A" w14:textId="77777777" w:rsidR="00B86860" w:rsidRPr="00B86860" w:rsidRDefault="00B86860" w:rsidP="00262E18">
            <w:pPr>
              <w:spacing w:after="8pt"/>
              <w:jc w:val="both"/>
              <w:rPr>
                <w:rFonts w:eastAsia="Times New Roman"/>
                <w:lang w:val="en-IN"/>
              </w:rPr>
            </w:pPr>
            <w:r w:rsidRPr="00B86860">
              <w:rPr>
                <w:rFonts w:eastAsia="Times New Roman"/>
                <w:lang w:val="en-IN"/>
              </w:rPr>
              <w:t>Model Complexity</w:t>
            </w:r>
          </w:p>
        </w:tc>
        <w:tc>
          <w:tcPr>
            <w:tcW w:w="87.75pt" w:type="dxa"/>
            <w:hideMark/>
          </w:tcPr>
          <w:p w14:paraId="580E079F"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Moderate (100 trees, shallow depth)</w:t>
            </w:r>
          </w:p>
        </w:tc>
        <w:tc>
          <w:tcPr>
            <w:tcW w:w="92.15pt" w:type="dxa"/>
            <w:hideMark/>
          </w:tcPr>
          <w:p w14:paraId="2D475261"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Higher (200 trees + temporal feature engineering)</w:t>
            </w:r>
          </w:p>
        </w:tc>
      </w:tr>
      <w:tr w:rsidR="00B86860" w:rsidRPr="00B86860" w14:paraId="71F25B63" w14:textId="77777777" w:rsidTr="004934C7">
        <w:tc>
          <w:tcPr>
            <w:cnfStyle w:firstRow="0" w:lastRow="0" w:firstColumn="1" w:lastColumn="0" w:oddVBand="0" w:evenVBand="0" w:oddHBand="0" w:evenHBand="0" w:firstRowFirstColumn="0" w:firstRowLastColumn="0" w:lastRowFirstColumn="0" w:lastRowLastColumn="0"/>
            <w:tcW w:w="60.85pt" w:type="dxa"/>
            <w:hideMark/>
          </w:tcPr>
          <w:p w14:paraId="630DFA2D" w14:textId="77777777" w:rsidR="00B86860" w:rsidRPr="00B86860" w:rsidRDefault="00B86860" w:rsidP="00262E18">
            <w:pPr>
              <w:spacing w:after="8pt"/>
              <w:jc w:val="both"/>
              <w:rPr>
                <w:rFonts w:eastAsia="Times New Roman"/>
                <w:lang w:val="en-IN"/>
              </w:rPr>
            </w:pPr>
            <w:r w:rsidRPr="00B86860">
              <w:rPr>
                <w:rFonts w:eastAsia="Times New Roman"/>
                <w:lang w:val="en-IN"/>
              </w:rPr>
              <w:t>Real-Time Capability</w:t>
            </w:r>
          </w:p>
        </w:tc>
        <w:tc>
          <w:tcPr>
            <w:tcW w:w="87.75pt" w:type="dxa"/>
            <w:hideMark/>
          </w:tcPr>
          <w:p w14:paraId="2A436C5C"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Yes (single prediction system)</w:t>
            </w:r>
          </w:p>
        </w:tc>
        <w:tc>
          <w:tcPr>
            <w:tcW w:w="92.15pt" w:type="dxa"/>
            <w:hideMark/>
          </w:tcPr>
          <w:p w14:paraId="77A0E15B" w14:textId="77777777" w:rsidR="00B86860" w:rsidRPr="00B86860" w:rsidRDefault="00B86860" w:rsidP="00262E18">
            <w:pPr>
              <w:spacing w:after="8pt"/>
              <w:jc w:val="both"/>
              <w:cnfStyle w:firstRow="0" w:lastRow="0" w:firstColumn="0" w:lastColumn="0" w:oddVBand="0" w:evenVBand="0" w:oddHBand="0" w:evenHBand="0" w:firstRowFirstColumn="0" w:firstRowLastColumn="0" w:lastRowFirstColumn="0" w:lastRowLastColumn="0"/>
              <w:rPr>
                <w:rFonts w:eastAsia="Times New Roman"/>
                <w:lang w:val="en-IN"/>
              </w:rPr>
            </w:pPr>
            <w:r w:rsidRPr="00B86860">
              <w:rPr>
                <w:rFonts w:eastAsia="Times New Roman"/>
                <w:lang w:val="en-IN"/>
              </w:rPr>
              <w:t>Yes (integrated digital twin + MPC loop)</w:t>
            </w:r>
          </w:p>
        </w:tc>
      </w:tr>
    </w:tbl>
    <w:p w14:paraId="56797B69" w14:textId="5911BFEC" w:rsidR="00B86860" w:rsidRPr="00B86860" w:rsidRDefault="009466E3" w:rsidP="00A73F13">
      <w:pPr>
        <w:spacing w:before="12pt" w:after="8pt" w:line="13.80pt" w:lineRule="auto"/>
        <w:jc w:val="both"/>
        <w:rPr>
          <w:rFonts w:eastAsia="Times New Roman"/>
          <w:lang w:val="en-IN"/>
        </w:rPr>
      </w:pPr>
      <w:r>
        <w:rPr>
          <w:rFonts w:eastAsia="Times New Roman"/>
        </w:rPr>
        <w:t>The t</w:t>
      </w:r>
      <w:r w:rsidRPr="009466E3">
        <w:rPr>
          <w:rFonts w:eastAsia="Times New Roman"/>
        </w:rPr>
        <w:t xml:space="preserve">able presents a comparative analysis between the Random Forest implementation in </w:t>
      </w:r>
      <w:r w:rsidR="00515F92">
        <w:rPr>
          <w:rFonts w:eastAsia="Times New Roman"/>
        </w:rPr>
        <w:t>existing system</w:t>
      </w:r>
      <w:r w:rsidRPr="009466E3">
        <w:rPr>
          <w:rFonts w:eastAsia="Times New Roman"/>
        </w:rPr>
        <w:t xml:space="preserve"> and the optimized RandomForest model employed in AgriTwin-GH. </w:t>
      </w:r>
      <w:r w:rsidR="0025160F">
        <w:rPr>
          <w:rFonts w:eastAsia="Times New Roman"/>
        </w:rPr>
        <w:t>Existing system</w:t>
      </w:r>
      <w:r w:rsidRPr="009466E3">
        <w:rPr>
          <w:rFonts w:eastAsia="Times New Roman"/>
        </w:rPr>
        <w:t xml:space="preserve"> focuses on static multi-class crop recommendation using a tabular dataset of 2200 samples, achieving 95.5% accuracy with low computational overhead and fast inference suitable for real-time prediction. In contrast, AgriTwin-GH extends beyond single-task classification by integrating growth stage detection and disease risk assessment within a time-series digital twin framework. The optimized RandomForest model in AgriTwin-GH achieves 97% accuracy for stage detection and 94% for disease risk classification, demonstrating robust performance under more complex temporal and multi-objective conditions. Although the proposed model exhibits slightly higher training complexity due to feature engineering and temporal modeling, it maintains real-time inference capability (&lt;10 ms), validating its suitability for deployment in intelligent greenhouse environments.</w:t>
      </w:r>
    </w:p>
    <w:p w14:paraId="1AF048D7" w14:textId="77777777" w:rsidR="007D1C44" w:rsidRDefault="007D1C44" w:rsidP="6C4C197C">
      <w:pPr>
        <w:spacing w:after="8pt" w:line="13.80pt" w:lineRule="auto"/>
        <w:rPr>
          <w:rFonts w:eastAsia="Times New Roman"/>
        </w:rPr>
      </w:pPr>
    </w:p>
    <w:p w14:paraId="1CBB9DF1" w14:textId="4C702C2C" w:rsidR="1822194D" w:rsidRDefault="1822194D" w:rsidP="6C4C197C">
      <w:pPr>
        <w:spacing w:after="8pt" w:line="13.80pt" w:lineRule="auto"/>
        <w:jc w:val="both"/>
        <w:rPr>
          <w:rFonts w:eastAsia="Times New Roman"/>
          <w:b/>
          <w:bCs/>
        </w:rPr>
      </w:pPr>
      <w:r w:rsidRPr="6C4C197C">
        <w:rPr>
          <w:rFonts w:eastAsia="Times New Roman"/>
          <w:b/>
          <w:bCs/>
        </w:rPr>
        <w:t>CONCLUSION AND FUTURE SCOPE</w:t>
      </w:r>
    </w:p>
    <w:p w14:paraId="32A4B1FF" w14:textId="5AC0DFE8" w:rsidR="1822194D" w:rsidRDefault="1822194D" w:rsidP="6C4C197C">
      <w:pPr>
        <w:spacing w:after="8pt" w:line="13.80pt" w:lineRule="auto"/>
        <w:jc w:val="both"/>
        <w:rPr>
          <w:rFonts w:eastAsia="Times New Roman"/>
        </w:rPr>
      </w:pPr>
      <w:r w:rsidRPr="007C1D35">
        <w:rPr>
          <w:rFonts w:eastAsia="Times New Roman"/>
        </w:rPr>
        <w:t>The proposed AgriTwin-GH framework demonstrates the effectiveness of a software-based</w:t>
      </w:r>
      <w:r w:rsidRPr="6C4C197C">
        <w:rPr>
          <w:rFonts w:eastAsia="Times New Roman"/>
        </w:rPr>
        <w:t>, AI-driven digital twin for intelligent greenhouse management in tomato and strawberry cultivation. By integrating environmental analytics, image-based disease detection, and virtual greenhouse modeling, the system enables a shift from reactive control to predictive, simulation-validated decision-making.</w:t>
      </w:r>
    </w:p>
    <w:p w14:paraId="09CD47F5" w14:textId="7CF93CFB" w:rsidR="1822194D" w:rsidRDefault="1822194D" w:rsidP="6C4C197C">
      <w:pPr>
        <w:spacing w:after="8pt" w:line="13.80pt" w:lineRule="auto"/>
        <w:jc w:val="both"/>
        <w:rPr>
          <w:rFonts w:eastAsia="Times New Roman"/>
        </w:rPr>
      </w:pPr>
      <w:r w:rsidRPr="6C4C197C">
        <w:rPr>
          <w:rFonts w:eastAsia="Times New Roman"/>
        </w:rPr>
        <w:t>Unlike conventional systems that act after visible stress appears, AgriTwin-GH continuously analyzes multi-modal data to detect early crop stress and disease risk. AI models infer crop health, growth stages, and potential disease progression, while the digital twin validates control strategies under agronomic and safety constraints.</w:t>
      </w:r>
    </w:p>
    <w:p w14:paraId="7FFDB9E1" w14:textId="18F9FA8A" w:rsidR="1822194D" w:rsidRDefault="1822194D" w:rsidP="6C4C197C">
      <w:pPr>
        <w:spacing w:after="8pt" w:line="13.80pt" w:lineRule="auto"/>
        <w:jc w:val="both"/>
        <w:rPr>
          <w:rFonts w:eastAsia="Times New Roman"/>
        </w:rPr>
      </w:pPr>
      <w:r w:rsidRPr="6C4C197C">
        <w:rPr>
          <w:rFonts w:eastAsia="Times New Roman"/>
        </w:rPr>
        <w:t xml:space="preserve">A key contribution is the sensor-independent digital twin paradigm, where open-source datasets function as virtual sensor streams. This reduces infrastructure dependency while </w:t>
      </w:r>
      <w:r w:rsidRPr="6C4C197C">
        <w:rPr>
          <w:rFonts w:eastAsia="Times New Roman"/>
        </w:rPr>
        <w:lastRenderedPageBreak/>
        <w:t>maintaining realistic greenhouse representation. The results confirm that the framework effectively supports climate regulation, irrigation scheduling, and disease risk mitigation. Overall, AgriTwin-GH provides a scalable decision-support system that enhances crop health, optimizes resource use, and reduces operational risk without requiring immediate physical sensor deployment.</w:t>
      </w:r>
    </w:p>
    <w:p w14:paraId="0366579B" w14:textId="77777777" w:rsidR="005E5E6C" w:rsidRDefault="005E5E6C" w:rsidP="005E5E6C">
      <w:pPr>
        <w:spacing w:after="8pt" w:line="13.80pt" w:lineRule="auto"/>
        <w:jc w:val="both"/>
        <w:rPr>
          <w:rFonts w:eastAsia="Times New Roman"/>
          <w:lang w:val="en-IN"/>
        </w:rPr>
      </w:pPr>
      <w:r w:rsidRPr="005E5E6C">
        <w:rPr>
          <w:rFonts w:eastAsia="Times New Roman"/>
          <w:lang w:val="en-IN"/>
        </w:rPr>
        <w:t>Future work will focus on integrating real-time IoT sensors to enable full cyber-physical synchronization between the physical greenhouse and the digital twin, ensuring accurate, continuous environmental monitoring and control. The framework will be extended to additional crops and disease models beyond tomato and strawberry, while reinforcement learning will be incorporated to support adaptive, self-optimizing control strategies. Edge-based AI architectures will also be explored to reduce latency, enhance robustness, and enable deployment in resource-constrained environments. Additionally, the system will be evaluated for its impact on resource efficiency—particularly water, energy, and fertilizer usage—along with its potential to reduce carbon footprint and enhance climate resilience. These advancements aim to establish AgriTwin-GH as a scalable, adaptable, and climate-smart digital twin platform capable of supporting sustainable precision greenhouse agriculture at a global level.</w:t>
      </w:r>
    </w:p>
    <w:p w14:paraId="6D853A7E" w14:textId="77777777" w:rsidR="007D1C44" w:rsidRPr="005E5E6C" w:rsidRDefault="007D1C44" w:rsidP="005E5E6C">
      <w:pPr>
        <w:spacing w:after="8pt" w:line="13.80pt" w:lineRule="auto"/>
        <w:jc w:val="both"/>
        <w:rPr>
          <w:rFonts w:eastAsia="Times New Roman"/>
          <w:lang w:val="en-IN"/>
        </w:rPr>
      </w:pPr>
    </w:p>
    <w:p w14:paraId="2FDF0D7D" w14:textId="5D71AA8D" w:rsidR="5B4A8B7E" w:rsidRDefault="5B4A8B7E" w:rsidP="6C4C197C">
      <w:pPr>
        <w:spacing w:after="8pt" w:line="13.80pt" w:lineRule="auto"/>
        <w:jc w:val="both"/>
        <w:rPr>
          <w:rFonts w:eastAsia="Times New Roman"/>
          <w:b/>
          <w:bCs/>
        </w:rPr>
      </w:pPr>
      <w:r w:rsidRPr="6C4C197C">
        <w:rPr>
          <w:rFonts w:eastAsia="Times New Roman"/>
          <w:b/>
          <w:bCs/>
        </w:rPr>
        <w:t>REFERENCES</w:t>
      </w:r>
    </w:p>
    <w:p w14:paraId="49C6B038"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 J. U. M. Akbar, S. F. Kamarulzaman, A. J. M. Muzahid, M. A. Rahman, and M. Uddin, “A comprehensive review on deep learning assisted computer vision techniques for smart greenhouse agriculture,” </w:t>
      </w:r>
      <w:r w:rsidRPr="00C32B36">
        <w:rPr>
          <w:rFonts w:eastAsia="Times New Roman"/>
          <w:i/>
          <w:iCs/>
          <w:lang w:val="en-IN"/>
        </w:rPr>
        <w:t>IEEE Access</w:t>
      </w:r>
      <w:r w:rsidRPr="00C32B36">
        <w:rPr>
          <w:rFonts w:eastAsia="Times New Roman"/>
          <w:lang w:val="en-IN"/>
        </w:rPr>
        <w:t>, vol. 12, pp. 1–25, Jan. 2024, doi: 10.1109/ACCESS.2024.3349418.</w:t>
      </w:r>
    </w:p>
    <w:p w14:paraId="66632EC8"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[2] A. Athira, V. K. Mathew, M. K. P., H. A. N. Rose, and P. K., “Digital twin technology in greenhouse,” </w:t>
      </w:r>
      <w:r w:rsidRPr="00C32B36">
        <w:rPr>
          <w:rFonts w:eastAsia="Times New Roman"/>
          <w:i/>
          <w:iCs/>
          <w:lang w:val="en-IN"/>
        </w:rPr>
        <w:t>International Journal of Engineering Research &amp; Technology (IJERT)</w:t>
      </w:r>
      <w:r w:rsidRPr="00C32B36">
        <w:rPr>
          <w:rFonts w:eastAsia="Times New Roman"/>
          <w:lang w:val="en-IN"/>
        </w:rPr>
        <w:t>, Special Issue – ICCIDT 2022 Conference Proceedings, 2022.</w:t>
      </w:r>
    </w:p>
    <w:p w14:paraId="060691B7"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[3] M. Ghiasi, Z. Wang, M. Mehrandezh, and A. Mohammadi, “Optimal strategy for energy-efficient management of greenhouse climate control,” </w:t>
      </w:r>
      <w:r w:rsidRPr="00C32B36">
        <w:rPr>
          <w:rFonts w:eastAsia="Times New Roman"/>
          <w:i/>
          <w:iCs/>
          <w:lang w:val="en-IN"/>
        </w:rPr>
        <w:t>IEEE Open Access Journal of Power and Energy</w:t>
      </w:r>
      <w:r w:rsidRPr="00C32B36">
        <w:rPr>
          <w:rFonts w:eastAsia="Times New Roman"/>
          <w:lang w:val="en-IN"/>
        </w:rPr>
        <w:t>, vol. 12, pp. 1–14, Dec. 5, 2025.</w:t>
      </w:r>
    </w:p>
    <w:p w14:paraId="4510D1E7"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[4] D. A. Howard, Z. Ma, C. Veje, A. Clausen, J. M. Aaslyng, and B. N. Jørgensen, “Greenhouse industry 4.0 – digital twin technology for commercial greenhouses,” </w:t>
      </w:r>
      <w:r w:rsidRPr="00C32B36">
        <w:rPr>
          <w:rFonts w:eastAsia="Times New Roman"/>
          <w:i/>
          <w:iCs/>
          <w:lang w:val="en-IN"/>
        </w:rPr>
        <w:t>Energy Informatics</w:t>
      </w:r>
      <w:r w:rsidRPr="00C32B36">
        <w:rPr>
          <w:rFonts w:eastAsia="Times New Roman"/>
          <w:lang w:val="en-IN"/>
        </w:rPr>
        <w:t>, vol. 4, no. 1, pp. 1–20, May 2021.</w:t>
      </w:r>
    </w:p>
    <w:p w14:paraId="31515C24"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[5] D. S. Joseph, P. M. Pawar, and K. Chakradeo, “Real-time plant disease dataset development and detection of plant disease using deep learning,” </w:t>
      </w:r>
      <w:r w:rsidRPr="00C32B36">
        <w:rPr>
          <w:rFonts w:eastAsia="Times New Roman"/>
          <w:i/>
          <w:iCs/>
          <w:lang w:val="en-IN"/>
        </w:rPr>
        <w:t>IEEE Access</w:t>
      </w:r>
      <w:r w:rsidRPr="00C32B36">
        <w:rPr>
          <w:rFonts w:eastAsia="Times New Roman"/>
          <w:lang w:val="en-IN"/>
        </w:rPr>
        <w:t>, vol. 11, pp. 1–15, 2023.</w:t>
      </w:r>
    </w:p>
    <w:p w14:paraId="1948A706"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[6] S. Kaur and R. Kaur, “AI-enabled energy management for sustainable smart greenhouses: An integrated review,” </w:t>
      </w:r>
      <w:r w:rsidRPr="00C32B36">
        <w:rPr>
          <w:rFonts w:eastAsia="Times New Roman"/>
          <w:i/>
          <w:iCs/>
          <w:lang w:val="en-IN"/>
        </w:rPr>
        <w:t>Journal of Cleaner Production</w:t>
      </w:r>
      <w:r w:rsidRPr="00C32B36">
        <w:rPr>
          <w:rFonts w:eastAsia="Times New Roman"/>
          <w:lang w:val="en-IN"/>
        </w:rPr>
        <w:t>, vol. 382, pp. 1–15, 2024.</w:t>
      </w:r>
    </w:p>
    <w:p w14:paraId="133C51C5"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[7] D. K. Lee, B. K. Kang, Y. J. Kim, T. G. An, and Y. T. Chae, “A digital twin-based framework for precision tomato cultivation: Integrating XGBoost-based prediction with model predictive control,” </w:t>
      </w:r>
      <w:r w:rsidRPr="00C32B36">
        <w:rPr>
          <w:rFonts w:eastAsia="Times New Roman"/>
          <w:i/>
          <w:iCs/>
          <w:lang w:val="en-IN"/>
        </w:rPr>
        <w:t>SSRN Electronic Journal</w:t>
      </w:r>
      <w:r w:rsidRPr="00C32B36">
        <w:rPr>
          <w:rFonts w:eastAsia="Times New Roman"/>
          <w:lang w:val="en-IN"/>
        </w:rPr>
        <w:t>, 2024.</w:t>
      </w:r>
    </w:p>
    <w:p w14:paraId="0C19BC13"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[8] S. R. Luna, M. P. García, and J. R. Torres, “Digital twin technology in greenhouse-based precision agriculture,” </w:t>
      </w:r>
      <w:r w:rsidRPr="00C32B36">
        <w:rPr>
          <w:rFonts w:eastAsia="Times New Roman"/>
          <w:i/>
          <w:iCs/>
          <w:lang w:val="en-IN"/>
        </w:rPr>
        <w:t>Computers and Electronics in Agriculture</w:t>
      </w:r>
      <w:r w:rsidRPr="00C32B36">
        <w:rPr>
          <w:rFonts w:eastAsia="Times New Roman"/>
          <w:lang w:val="en-IN"/>
        </w:rPr>
        <w:t>, vol. 209, pp. 107–119, 2023.</w:t>
      </w:r>
    </w:p>
    <w:p w14:paraId="5250DFA5"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[9] B. V. Nikitha, N. K. S. Keerthan, P. Praneeth, and T. Amrita, “Leaf disease detection and classification,” </w:t>
      </w:r>
      <w:r w:rsidRPr="00C32B36">
        <w:rPr>
          <w:rFonts w:eastAsia="Times New Roman"/>
          <w:i/>
          <w:iCs/>
          <w:lang w:val="en-IN"/>
        </w:rPr>
        <w:t>Procedia Computer Science</w:t>
      </w:r>
      <w:r w:rsidRPr="00C32B36">
        <w:rPr>
          <w:rFonts w:eastAsia="Times New Roman"/>
          <w:lang w:val="en-IN"/>
        </w:rPr>
        <w:t>, vol. 218, pp. 291–300, Jan. 2023.</w:t>
      </w:r>
    </w:p>
    <w:p w14:paraId="03A0A65F"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[10] A. Oad, S. S. Abbas, A. Zafar, and others, “Plant leaf disease detection using ensemble learning and explainable AI,” </w:t>
      </w:r>
      <w:r w:rsidRPr="00C32B36">
        <w:rPr>
          <w:rFonts w:eastAsia="Times New Roman"/>
          <w:i/>
          <w:iCs/>
          <w:lang w:val="en-IN"/>
        </w:rPr>
        <w:t>IEEE Access</w:t>
      </w:r>
      <w:r w:rsidRPr="00C32B36">
        <w:rPr>
          <w:rFonts w:eastAsia="Times New Roman"/>
          <w:lang w:val="en-IN"/>
        </w:rPr>
        <w:t>, vol. 12, pp. 156038–156052, 2024.</w:t>
      </w:r>
    </w:p>
    <w:p w14:paraId="451B2D6E"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[11] S. Qazi, B. A. Khawaja, and Q. U. Farooq, “IoT-equipped and AI-enabled next generation smart agriculture: A critical review, current challenges and future trends,” </w:t>
      </w:r>
      <w:r w:rsidRPr="00C32B36">
        <w:rPr>
          <w:rFonts w:eastAsia="Times New Roman"/>
          <w:i/>
          <w:iCs/>
          <w:lang w:val="en-IN"/>
        </w:rPr>
        <w:t>IEEE Access</w:t>
      </w:r>
      <w:r w:rsidRPr="00C32B36">
        <w:rPr>
          <w:rFonts w:eastAsia="Times New Roman"/>
          <w:lang w:val="en-IN"/>
        </w:rPr>
        <w:t>, vol. 10, pp. 1–25, Feb. 2022, doi: 10.1109/ACCESS.2022.3152544.</w:t>
      </w:r>
    </w:p>
    <w:p w14:paraId="3EAAA12A"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[12] A. Soussi, E. Zero, C. D. C. Herrera, and others, “Integrating digital twins and MPC for sustainable greenhouse management in smart agriculture,” </w:t>
      </w:r>
      <w:r w:rsidRPr="00C32B36">
        <w:rPr>
          <w:rFonts w:eastAsia="Times New Roman"/>
          <w:i/>
          <w:iCs/>
          <w:lang w:val="en-IN"/>
        </w:rPr>
        <w:t>IEEE Transactions on AgriFood Electronics</w:t>
      </w:r>
      <w:r w:rsidRPr="00C32B36">
        <w:rPr>
          <w:rFonts w:eastAsia="Times New Roman"/>
          <w:lang w:val="en-IN"/>
        </w:rPr>
        <w:t>, vol. 1, no. 1, pp. 1–17, 2025.</w:t>
      </w:r>
    </w:p>
    <w:p w14:paraId="32F597AF"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[13] A. F. Subahi and K. E. Bouazza, “An intelligent IoT-based system design for controlling and monitoring greenhouse temperature,” </w:t>
      </w:r>
      <w:r w:rsidRPr="00C32B36">
        <w:rPr>
          <w:rFonts w:eastAsia="Times New Roman"/>
          <w:i/>
          <w:iCs/>
          <w:lang w:val="en-IN"/>
        </w:rPr>
        <w:t>IEEE Access</w:t>
      </w:r>
      <w:r w:rsidRPr="00C32B36">
        <w:rPr>
          <w:rFonts w:eastAsia="Times New Roman"/>
          <w:lang w:val="en-IN"/>
        </w:rPr>
        <w:t>, vol. 10, pp. 1–12, 2022.</w:t>
      </w:r>
    </w:p>
    <w:p w14:paraId="12C8DCBC"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[14] R. A. Tathed, “Designing AI-driven platforms to transform agricultural ecosystems,” </w:t>
      </w:r>
      <w:r w:rsidRPr="00C32B36">
        <w:rPr>
          <w:rFonts w:eastAsia="Times New Roman"/>
          <w:i/>
          <w:iCs/>
          <w:lang w:val="en-IN"/>
        </w:rPr>
        <w:t>International Journal for Research Publication and Seminar</w:t>
      </w:r>
      <w:r w:rsidRPr="00C32B36">
        <w:rPr>
          <w:rFonts w:eastAsia="Times New Roman"/>
          <w:lang w:val="en-IN"/>
        </w:rPr>
        <w:t>, vol. 16, no. 2, pp. 249–268, Apr.–Jun. 2025.</w:t>
      </w:r>
    </w:p>
    <w:p w14:paraId="3EC8C8B3"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[15] O. M. M. Tudor, R.-C. Constantinescu, and B. Alexandrescu, “Industrial greenhouse monitoring and forecasting system,” in </w:t>
      </w:r>
      <w:r w:rsidRPr="00C32B36">
        <w:rPr>
          <w:rFonts w:eastAsia="Times New Roman"/>
          <w:i/>
          <w:iCs/>
          <w:lang w:val="en-IN"/>
        </w:rPr>
        <w:t>Proc. 2024 IEEE 30th Int. Symp. Design and Technology in Electronic Packaging (SIITME)</w:t>
      </w:r>
      <w:r w:rsidRPr="00C32B36">
        <w:rPr>
          <w:rFonts w:eastAsia="Times New Roman"/>
          <w:lang w:val="en-IN"/>
        </w:rPr>
        <w:t>, Sibiu, Romania, Oct. 16–19, 2024, pp. 1–6.</w:t>
      </w:r>
    </w:p>
    <w:p w14:paraId="37C861E8" w14:textId="77777777" w:rsidR="00C32B36" w:rsidRPr="00C32B36" w:rsidRDefault="00C32B36" w:rsidP="00C32B36">
      <w:pPr>
        <w:spacing w:after="8pt" w:line="13.80pt" w:lineRule="auto"/>
        <w:jc w:val="both"/>
        <w:rPr>
          <w:rFonts w:eastAsia="Times New Roman"/>
          <w:lang w:val="en-IN"/>
        </w:rPr>
      </w:pPr>
      <w:r w:rsidRPr="00C32B36">
        <w:rPr>
          <w:rFonts w:eastAsia="Times New Roman"/>
          <w:lang w:val="en-IN"/>
        </w:rPr>
        <w:t xml:space="preserve">[16] M. Umar, S. Altaf, S. Ahmad, H. Mahmoud, A. S. N. Mohamed, and R. Ayub, “Precision agriculture through deep learning: Tomato plant multiple diseases recognition with CNN and improved YOLOv7,” </w:t>
      </w:r>
      <w:r w:rsidRPr="00C32B36">
        <w:rPr>
          <w:rFonts w:eastAsia="Times New Roman"/>
          <w:i/>
          <w:iCs/>
          <w:lang w:val="en-IN"/>
        </w:rPr>
        <w:t>IEEE Access</w:t>
      </w:r>
      <w:r w:rsidRPr="00C32B36">
        <w:rPr>
          <w:rFonts w:eastAsia="Times New Roman"/>
          <w:lang w:val="en-IN"/>
        </w:rPr>
        <w:t>, vol. 12, pp. 49167–49180, Apr. 1, 2024.</w:t>
      </w:r>
    </w:p>
    <w:p w14:paraId="694C0019" w14:textId="6736B427" w:rsidR="6C4C197C" w:rsidRPr="00C32B36" w:rsidRDefault="6C4C197C" w:rsidP="6C4C197C">
      <w:pPr>
        <w:spacing w:after="8pt" w:line="13.80pt" w:lineRule="auto"/>
        <w:jc w:val="both"/>
        <w:rPr>
          <w:rFonts w:eastAsia="Times New Roman"/>
          <w:lang w:val="en-IN"/>
        </w:rPr>
      </w:pPr>
    </w:p>
    <w:p w14:paraId="16AAC71A" w14:textId="23D233F0" w:rsidR="6C4C197C" w:rsidRDefault="6C4C197C" w:rsidP="6C4C197C">
      <w:pPr>
        <w:pStyle w:val="references"/>
        <w:numPr>
          <w:ilvl w:val="0"/>
          <w:numId w:val="0"/>
        </w:numPr>
        <w:spacing w:line="12pt" w:lineRule="auto"/>
        <w:ind w:start="18pt"/>
        <w:jc w:val="center"/>
        <w:rPr>
          <w:rFonts w:eastAsia="SimSun"/>
          <w:b/>
          <w:bCs/>
          <w:noProof w:val="0"/>
          <w:color w:val="FF0000"/>
          <w:sz w:val="20"/>
          <w:szCs w:val="20"/>
        </w:rPr>
        <w:sectPr w:rsidR="6C4C197C" w:rsidSect="003B4E04">
          <w:type w:val="continuous"/>
          <w:pgSz w:w="595.30pt" w:h="841.90pt" w:code="9"/>
          <w:pgMar w:top="54pt" w:right="45.35pt" w:bottom="72pt" w:left="45.35pt" w:header="36pt" w:footer="36pt" w:gutter="0pt"/>
          <w:cols w:num="2" w:space="18pt"/>
          <w:docGrid w:linePitch="360"/>
        </w:sectPr>
      </w:pPr>
    </w:p>
    <w:p w14:paraId="4EF2B8B8" w14:textId="4936E736" w:rsidR="009303D9" w:rsidRDefault="003B2B40" w:rsidP="005B520E">
      <w:ins w:id="0" w:author="Microsoft Word" w:date="2026-02-13T17:39:00Z">
        <w:r>
          <w:rPr>
            <w:noProof/>
          </w:rPr>
          <w:lastRenderedPageBreak/>
          <w:drawing>
            <wp:anchor distT="0" distB="0" distL="114300" distR="114300" simplePos="0" relativeHeight="251658240"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4CE0B71F"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ins>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78E8021" w14:textId="77777777" w:rsidR="00F12867" w:rsidRDefault="00F12867" w:rsidP="001A3B3D">
      <w:r>
        <w:separator/>
      </w:r>
    </w:p>
  </w:endnote>
  <w:endnote w:type="continuationSeparator" w:id="0">
    <w:p w14:paraId="41E0FDFB" w14:textId="77777777" w:rsidR="00F12867" w:rsidRDefault="00F1286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Aptos">
    <w:charset w:characterSet="iso-8859-1"/>
    <w:family w:val="swiss"/>
    <w:pitch w:val="variable"/>
    <w:sig w:usb0="20000287" w:usb1="00000003" w:usb2="00000000" w:usb3="00000000" w:csb0="000001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A53D7BF" w14:textId="77777777" w:rsidR="00F12867" w:rsidRDefault="00F12867" w:rsidP="001A3B3D">
      <w:r>
        <w:separator/>
      </w:r>
    </w:p>
  </w:footnote>
  <w:footnote w:type="continuationSeparator" w:id="0">
    <w:p w14:paraId="3BA2A721" w14:textId="77777777" w:rsidR="00F12867" w:rsidRDefault="00F1286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5E8F191C"/>
    <w:multiLevelType w:val="hybridMultilevel"/>
    <w:tmpl w:val="FFFFFFFF"/>
    <w:lvl w:ilvl="0" w:tplc="881C4200">
      <w:start w:val="1"/>
      <w:numFmt w:val="bullet"/>
      <w:lvlText w:val=""/>
      <w:lvlJc w:val="start"/>
      <w:pPr>
        <w:ind w:start="36pt" w:hanging="18pt"/>
      </w:pPr>
      <w:rPr>
        <w:rFonts w:ascii="Symbol" w:hAnsi="Symbol" w:hint="default"/>
      </w:rPr>
    </w:lvl>
    <w:lvl w:ilvl="1" w:tplc="6554B55C">
      <w:start w:val="1"/>
      <w:numFmt w:val="bullet"/>
      <w:lvlText w:val="o"/>
      <w:lvlJc w:val="start"/>
      <w:pPr>
        <w:ind w:start="72pt" w:hanging="18pt"/>
      </w:pPr>
      <w:rPr>
        <w:rFonts w:ascii="Courier New" w:hAnsi="Courier New" w:hint="default"/>
      </w:rPr>
    </w:lvl>
    <w:lvl w:ilvl="2" w:tplc="05C82288">
      <w:start w:val="1"/>
      <w:numFmt w:val="bullet"/>
      <w:lvlText w:val=""/>
      <w:lvlJc w:val="start"/>
      <w:pPr>
        <w:ind w:start="108pt" w:hanging="18pt"/>
      </w:pPr>
      <w:rPr>
        <w:rFonts w:ascii="Wingdings" w:hAnsi="Wingdings" w:hint="default"/>
      </w:rPr>
    </w:lvl>
    <w:lvl w:ilvl="3" w:tplc="0ED2F808">
      <w:start w:val="1"/>
      <w:numFmt w:val="bullet"/>
      <w:lvlText w:val=""/>
      <w:lvlJc w:val="start"/>
      <w:pPr>
        <w:ind w:start="144pt" w:hanging="18pt"/>
      </w:pPr>
      <w:rPr>
        <w:rFonts w:ascii="Symbol" w:hAnsi="Symbol" w:hint="default"/>
      </w:rPr>
    </w:lvl>
    <w:lvl w:ilvl="4" w:tplc="0F7077E8">
      <w:start w:val="1"/>
      <w:numFmt w:val="bullet"/>
      <w:lvlText w:val="o"/>
      <w:lvlJc w:val="start"/>
      <w:pPr>
        <w:ind w:start="180pt" w:hanging="18pt"/>
      </w:pPr>
      <w:rPr>
        <w:rFonts w:ascii="Courier New" w:hAnsi="Courier New" w:hint="default"/>
      </w:rPr>
    </w:lvl>
    <w:lvl w:ilvl="5" w:tplc="809207B0">
      <w:start w:val="1"/>
      <w:numFmt w:val="bullet"/>
      <w:lvlText w:val=""/>
      <w:lvlJc w:val="start"/>
      <w:pPr>
        <w:ind w:start="216pt" w:hanging="18pt"/>
      </w:pPr>
      <w:rPr>
        <w:rFonts w:ascii="Wingdings" w:hAnsi="Wingdings" w:hint="default"/>
      </w:rPr>
    </w:lvl>
    <w:lvl w:ilvl="6" w:tplc="58D2C690">
      <w:start w:val="1"/>
      <w:numFmt w:val="bullet"/>
      <w:lvlText w:val=""/>
      <w:lvlJc w:val="start"/>
      <w:pPr>
        <w:ind w:start="252pt" w:hanging="18pt"/>
      </w:pPr>
      <w:rPr>
        <w:rFonts w:ascii="Symbol" w:hAnsi="Symbol" w:hint="default"/>
      </w:rPr>
    </w:lvl>
    <w:lvl w:ilvl="7" w:tplc="37924074">
      <w:start w:val="1"/>
      <w:numFmt w:val="bullet"/>
      <w:lvlText w:val="o"/>
      <w:lvlJc w:val="start"/>
      <w:pPr>
        <w:ind w:start="288pt" w:hanging="18pt"/>
      </w:pPr>
      <w:rPr>
        <w:rFonts w:ascii="Courier New" w:hAnsi="Courier New" w:hint="default"/>
      </w:rPr>
    </w:lvl>
    <w:lvl w:ilvl="8" w:tplc="F6A24C68">
      <w:start w:val="1"/>
      <w:numFmt w:val="bullet"/>
      <w:lvlText w:val=""/>
      <w:lvlJc w:val="start"/>
      <w:pPr>
        <w:ind w:start="324pt" w:hanging="18pt"/>
      </w:pPr>
      <w:rPr>
        <w:rFonts w:ascii="Wingdings" w:hAnsi="Wingdings" w:hint="default"/>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6D223FAA"/>
    <w:multiLevelType w:val="hybridMultilevel"/>
    <w:tmpl w:val="FFFFFFFF"/>
    <w:lvl w:ilvl="0" w:tplc="5CD61BBE">
      <w:start w:val="1"/>
      <w:numFmt w:val="decimal"/>
      <w:lvlText w:val="%1."/>
      <w:lvlJc w:val="start"/>
      <w:pPr>
        <w:ind w:start="36pt" w:hanging="18pt"/>
      </w:pPr>
    </w:lvl>
    <w:lvl w:ilvl="1" w:tplc="B128BE76">
      <w:start w:val="1"/>
      <w:numFmt w:val="lowerLetter"/>
      <w:lvlText w:val="%2."/>
      <w:lvlJc w:val="start"/>
      <w:pPr>
        <w:ind w:start="72pt" w:hanging="18pt"/>
      </w:pPr>
    </w:lvl>
    <w:lvl w:ilvl="2" w:tplc="6158C788">
      <w:start w:val="1"/>
      <w:numFmt w:val="lowerRoman"/>
      <w:lvlText w:val="%3."/>
      <w:lvlJc w:val="end"/>
      <w:pPr>
        <w:ind w:start="108pt" w:hanging="9pt"/>
      </w:pPr>
    </w:lvl>
    <w:lvl w:ilvl="3" w:tplc="69A44CDE">
      <w:start w:val="1"/>
      <w:numFmt w:val="decimal"/>
      <w:lvlText w:val="%4."/>
      <w:lvlJc w:val="start"/>
      <w:pPr>
        <w:ind w:start="144pt" w:hanging="18pt"/>
      </w:pPr>
    </w:lvl>
    <w:lvl w:ilvl="4" w:tplc="5FDCFD3E">
      <w:start w:val="1"/>
      <w:numFmt w:val="lowerLetter"/>
      <w:lvlText w:val="%5."/>
      <w:lvlJc w:val="start"/>
      <w:pPr>
        <w:ind w:start="180pt" w:hanging="18pt"/>
      </w:pPr>
    </w:lvl>
    <w:lvl w:ilvl="5" w:tplc="F27C0972">
      <w:start w:val="1"/>
      <w:numFmt w:val="lowerRoman"/>
      <w:lvlText w:val="%6."/>
      <w:lvlJc w:val="end"/>
      <w:pPr>
        <w:ind w:start="216pt" w:hanging="9pt"/>
      </w:pPr>
    </w:lvl>
    <w:lvl w:ilvl="6" w:tplc="A23AF8CE">
      <w:start w:val="1"/>
      <w:numFmt w:val="decimal"/>
      <w:lvlText w:val="%7."/>
      <w:lvlJc w:val="start"/>
      <w:pPr>
        <w:ind w:start="252pt" w:hanging="18pt"/>
      </w:pPr>
    </w:lvl>
    <w:lvl w:ilvl="7" w:tplc="7BF28112">
      <w:start w:val="1"/>
      <w:numFmt w:val="lowerLetter"/>
      <w:lvlText w:val="%8."/>
      <w:lvlJc w:val="start"/>
      <w:pPr>
        <w:ind w:start="288pt" w:hanging="18pt"/>
      </w:pPr>
    </w:lvl>
    <w:lvl w:ilvl="8" w:tplc="0A0CAE7E">
      <w:start w:val="1"/>
      <w:numFmt w:val="lowerRoman"/>
      <w:lvlText w:val="%9."/>
      <w:lvlJc w:val="end"/>
      <w:pPr>
        <w:ind w:start="324pt" w:hanging="9pt"/>
      </w:pPr>
    </w:lvl>
  </w:abstractNum>
  <w:abstractNum w:abstractNumId="23" w15:restartNumberingAfterBreak="0">
    <w:nsid w:val="7A976B49"/>
    <w:multiLevelType w:val="hybridMultilevel"/>
    <w:tmpl w:val="FFFFFFFF"/>
    <w:lvl w:ilvl="0" w:tplc="6C44CC2C">
      <w:start w:val="1"/>
      <w:numFmt w:val="bullet"/>
      <w:lvlText w:val=""/>
      <w:lvlJc w:val="start"/>
      <w:pPr>
        <w:ind w:start="36pt" w:hanging="18pt"/>
      </w:pPr>
      <w:rPr>
        <w:rFonts w:ascii="Symbol" w:hAnsi="Symbol" w:hint="default"/>
      </w:rPr>
    </w:lvl>
    <w:lvl w:ilvl="1" w:tplc="2F787714">
      <w:start w:val="1"/>
      <w:numFmt w:val="bullet"/>
      <w:lvlText w:val="o"/>
      <w:lvlJc w:val="start"/>
      <w:pPr>
        <w:ind w:start="72pt" w:hanging="18pt"/>
      </w:pPr>
      <w:rPr>
        <w:rFonts w:ascii="Courier New" w:hAnsi="Courier New" w:hint="default"/>
      </w:rPr>
    </w:lvl>
    <w:lvl w:ilvl="2" w:tplc="D354BBF2">
      <w:start w:val="1"/>
      <w:numFmt w:val="bullet"/>
      <w:lvlText w:val=""/>
      <w:lvlJc w:val="start"/>
      <w:pPr>
        <w:ind w:start="108pt" w:hanging="18pt"/>
      </w:pPr>
      <w:rPr>
        <w:rFonts w:ascii="Wingdings" w:hAnsi="Wingdings" w:hint="default"/>
      </w:rPr>
    </w:lvl>
    <w:lvl w:ilvl="3" w:tplc="B0368A2C">
      <w:start w:val="1"/>
      <w:numFmt w:val="bullet"/>
      <w:lvlText w:val=""/>
      <w:lvlJc w:val="start"/>
      <w:pPr>
        <w:ind w:start="144pt" w:hanging="18pt"/>
      </w:pPr>
      <w:rPr>
        <w:rFonts w:ascii="Symbol" w:hAnsi="Symbol" w:hint="default"/>
      </w:rPr>
    </w:lvl>
    <w:lvl w:ilvl="4" w:tplc="2B5CD366">
      <w:start w:val="1"/>
      <w:numFmt w:val="bullet"/>
      <w:lvlText w:val="o"/>
      <w:lvlJc w:val="start"/>
      <w:pPr>
        <w:ind w:start="180pt" w:hanging="18pt"/>
      </w:pPr>
      <w:rPr>
        <w:rFonts w:ascii="Courier New" w:hAnsi="Courier New" w:hint="default"/>
      </w:rPr>
    </w:lvl>
    <w:lvl w:ilvl="5" w:tplc="6CE06244">
      <w:start w:val="1"/>
      <w:numFmt w:val="bullet"/>
      <w:lvlText w:val=""/>
      <w:lvlJc w:val="start"/>
      <w:pPr>
        <w:ind w:start="216pt" w:hanging="18pt"/>
      </w:pPr>
      <w:rPr>
        <w:rFonts w:ascii="Wingdings" w:hAnsi="Wingdings" w:hint="default"/>
      </w:rPr>
    </w:lvl>
    <w:lvl w:ilvl="6" w:tplc="58B6A4DE">
      <w:start w:val="1"/>
      <w:numFmt w:val="bullet"/>
      <w:lvlText w:val=""/>
      <w:lvlJc w:val="start"/>
      <w:pPr>
        <w:ind w:start="252pt" w:hanging="18pt"/>
      </w:pPr>
      <w:rPr>
        <w:rFonts w:ascii="Symbol" w:hAnsi="Symbol" w:hint="default"/>
      </w:rPr>
    </w:lvl>
    <w:lvl w:ilvl="7" w:tplc="47D650A8">
      <w:start w:val="1"/>
      <w:numFmt w:val="bullet"/>
      <w:lvlText w:val="o"/>
      <w:lvlJc w:val="start"/>
      <w:pPr>
        <w:ind w:start="288pt" w:hanging="18pt"/>
      </w:pPr>
      <w:rPr>
        <w:rFonts w:ascii="Courier New" w:hAnsi="Courier New" w:hint="default"/>
      </w:rPr>
    </w:lvl>
    <w:lvl w:ilvl="8" w:tplc="D2FCADA2">
      <w:start w:val="1"/>
      <w:numFmt w:val="bullet"/>
      <w:lvlText w:val=""/>
      <w:lvlJc w:val="start"/>
      <w:pPr>
        <w:ind w:start="324pt" w:hanging="18pt"/>
      </w:pPr>
      <w:rPr>
        <w:rFonts w:ascii="Wingdings" w:hAnsi="Wingdings" w:hint="default"/>
      </w:rPr>
    </w:lvl>
  </w:abstractNum>
  <w:num w:numId="1" w16cid:durableId="907350916">
    <w:abstractNumId w:val="19"/>
  </w:num>
  <w:num w:numId="2" w16cid:durableId="1277524950">
    <w:abstractNumId w:val="23"/>
  </w:num>
  <w:num w:numId="3" w16cid:durableId="548956566">
    <w:abstractNumId w:val="22"/>
  </w:num>
  <w:num w:numId="4" w16cid:durableId="1369909383">
    <w:abstractNumId w:val="14"/>
  </w:num>
  <w:num w:numId="5" w16cid:durableId="568543031">
    <w:abstractNumId w:val="20"/>
  </w:num>
  <w:num w:numId="6" w16cid:durableId="1207790780">
    <w:abstractNumId w:val="13"/>
  </w:num>
  <w:num w:numId="7" w16cid:durableId="629168631">
    <w:abstractNumId w:val="16"/>
  </w:num>
  <w:num w:numId="8" w16cid:durableId="1032806882">
    <w:abstractNumId w:val="16"/>
  </w:num>
  <w:num w:numId="9" w16cid:durableId="1614826021">
    <w:abstractNumId w:val="16"/>
  </w:num>
  <w:num w:numId="10" w16cid:durableId="1871990542">
    <w:abstractNumId w:val="16"/>
  </w:num>
  <w:num w:numId="11" w16cid:durableId="2088458160">
    <w:abstractNumId w:val="18"/>
  </w:num>
  <w:num w:numId="12" w16cid:durableId="231694775">
    <w:abstractNumId w:val="21"/>
  </w:num>
  <w:num w:numId="13" w16cid:durableId="2126189682">
    <w:abstractNumId w:val="15"/>
  </w:num>
  <w:num w:numId="14" w16cid:durableId="771515552">
    <w:abstractNumId w:val="12"/>
  </w:num>
  <w:num w:numId="15" w16cid:durableId="1603688421">
    <w:abstractNumId w:val="11"/>
  </w:num>
  <w:num w:numId="16" w16cid:durableId="308025467">
    <w:abstractNumId w:val="0"/>
  </w:num>
  <w:num w:numId="17" w16cid:durableId="915015855">
    <w:abstractNumId w:val="10"/>
  </w:num>
  <w:num w:numId="18" w16cid:durableId="124853704">
    <w:abstractNumId w:val="8"/>
  </w:num>
  <w:num w:numId="19" w16cid:durableId="378433823">
    <w:abstractNumId w:val="7"/>
  </w:num>
  <w:num w:numId="20" w16cid:durableId="178550123">
    <w:abstractNumId w:val="6"/>
  </w:num>
  <w:num w:numId="21" w16cid:durableId="1882938436">
    <w:abstractNumId w:val="5"/>
  </w:num>
  <w:num w:numId="22" w16cid:durableId="1292051459">
    <w:abstractNumId w:val="9"/>
  </w:num>
  <w:num w:numId="23" w16cid:durableId="439644133">
    <w:abstractNumId w:val="4"/>
  </w:num>
  <w:num w:numId="24" w16cid:durableId="277882354">
    <w:abstractNumId w:val="3"/>
  </w:num>
  <w:num w:numId="25" w16cid:durableId="85808594">
    <w:abstractNumId w:val="2"/>
  </w:num>
  <w:num w:numId="26" w16cid:durableId="306714086">
    <w:abstractNumId w:val="1"/>
  </w:num>
  <w:num w:numId="27"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38CE"/>
    <w:rsid w:val="00191349"/>
    <w:rsid w:val="001A2EFD"/>
    <w:rsid w:val="001A3B3D"/>
    <w:rsid w:val="001B67DC"/>
    <w:rsid w:val="001E03DA"/>
    <w:rsid w:val="001E4E8B"/>
    <w:rsid w:val="00214E6F"/>
    <w:rsid w:val="002254A9"/>
    <w:rsid w:val="00233D97"/>
    <w:rsid w:val="002347A2"/>
    <w:rsid w:val="0025160F"/>
    <w:rsid w:val="00262E18"/>
    <w:rsid w:val="002850E3"/>
    <w:rsid w:val="002E3173"/>
    <w:rsid w:val="00354FCF"/>
    <w:rsid w:val="003A19E2"/>
    <w:rsid w:val="003B2619"/>
    <w:rsid w:val="003B2B40"/>
    <w:rsid w:val="003B4E04"/>
    <w:rsid w:val="003C0377"/>
    <w:rsid w:val="003F5A08"/>
    <w:rsid w:val="00420716"/>
    <w:rsid w:val="004325FB"/>
    <w:rsid w:val="004432BA"/>
    <w:rsid w:val="0044407E"/>
    <w:rsid w:val="00447BB9"/>
    <w:rsid w:val="0046031D"/>
    <w:rsid w:val="00473AC9"/>
    <w:rsid w:val="004934C7"/>
    <w:rsid w:val="004D72B5"/>
    <w:rsid w:val="00515F92"/>
    <w:rsid w:val="00551B7F"/>
    <w:rsid w:val="0056610F"/>
    <w:rsid w:val="00575BCA"/>
    <w:rsid w:val="005B0344"/>
    <w:rsid w:val="005B520E"/>
    <w:rsid w:val="005C4E9C"/>
    <w:rsid w:val="005C6467"/>
    <w:rsid w:val="005E2800"/>
    <w:rsid w:val="005E5E6C"/>
    <w:rsid w:val="00605825"/>
    <w:rsid w:val="0063478E"/>
    <w:rsid w:val="00645D22"/>
    <w:rsid w:val="00651A08"/>
    <w:rsid w:val="00652980"/>
    <w:rsid w:val="00654204"/>
    <w:rsid w:val="00670434"/>
    <w:rsid w:val="006A5D82"/>
    <w:rsid w:val="006B6B66"/>
    <w:rsid w:val="006F6D3D"/>
    <w:rsid w:val="00715BEA"/>
    <w:rsid w:val="00740EEA"/>
    <w:rsid w:val="00794804"/>
    <w:rsid w:val="007B33F1"/>
    <w:rsid w:val="007B6DDA"/>
    <w:rsid w:val="007C0308"/>
    <w:rsid w:val="007C1D35"/>
    <w:rsid w:val="007C2FF2"/>
    <w:rsid w:val="007D1C44"/>
    <w:rsid w:val="007D6232"/>
    <w:rsid w:val="007F1F99"/>
    <w:rsid w:val="007F768F"/>
    <w:rsid w:val="0080545E"/>
    <w:rsid w:val="0080791D"/>
    <w:rsid w:val="008147B5"/>
    <w:rsid w:val="00836367"/>
    <w:rsid w:val="00873603"/>
    <w:rsid w:val="008A2C7D"/>
    <w:rsid w:val="008B6524"/>
    <w:rsid w:val="008C4B23"/>
    <w:rsid w:val="008F6E2C"/>
    <w:rsid w:val="00921DA9"/>
    <w:rsid w:val="009303D9"/>
    <w:rsid w:val="00933C64"/>
    <w:rsid w:val="009466E3"/>
    <w:rsid w:val="0096534F"/>
    <w:rsid w:val="00972203"/>
    <w:rsid w:val="0098081B"/>
    <w:rsid w:val="00986860"/>
    <w:rsid w:val="009E3D7E"/>
    <w:rsid w:val="009F1D79"/>
    <w:rsid w:val="00A059B3"/>
    <w:rsid w:val="00A73F13"/>
    <w:rsid w:val="00AB0665"/>
    <w:rsid w:val="00AE3409"/>
    <w:rsid w:val="00B11A60"/>
    <w:rsid w:val="00B22613"/>
    <w:rsid w:val="00B44A76"/>
    <w:rsid w:val="00B768D1"/>
    <w:rsid w:val="00B86860"/>
    <w:rsid w:val="00BA1025"/>
    <w:rsid w:val="00BC3420"/>
    <w:rsid w:val="00BD670B"/>
    <w:rsid w:val="00BE7D3C"/>
    <w:rsid w:val="00BF5FF6"/>
    <w:rsid w:val="00C0207F"/>
    <w:rsid w:val="00C16117"/>
    <w:rsid w:val="00C3075A"/>
    <w:rsid w:val="00C32B36"/>
    <w:rsid w:val="00C919A4"/>
    <w:rsid w:val="00CA4392"/>
    <w:rsid w:val="00CC393F"/>
    <w:rsid w:val="00CD69E3"/>
    <w:rsid w:val="00D2176E"/>
    <w:rsid w:val="00D632BE"/>
    <w:rsid w:val="00D72D06"/>
    <w:rsid w:val="00D7522C"/>
    <w:rsid w:val="00D7536F"/>
    <w:rsid w:val="00D76668"/>
    <w:rsid w:val="00E04197"/>
    <w:rsid w:val="00E07383"/>
    <w:rsid w:val="00E165BC"/>
    <w:rsid w:val="00E61E12"/>
    <w:rsid w:val="00E677D2"/>
    <w:rsid w:val="00E7596C"/>
    <w:rsid w:val="00E878F2"/>
    <w:rsid w:val="00EA6CC2"/>
    <w:rsid w:val="00ED0149"/>
    <w:rsid w:val="00EF67C2"/>
    <w:rsid w:val="00EF7DE3"/>
    <w:rsid w:val="00F03103"/>
    <w:rsid w:val="00F12867"/>
    <w:rsid w:val="00F271DE"/>
    <w:rsid w:val="00F50C6F"/>
    <w:rsid w:val="00F627DA"/>
    <w:rsid w:val="00F7288F"/>
    <w:rsid w:val="00F847A6"/>
    <w:rsid w:val="00F9441B"/>
    <w:rsid w:val="00F96B40"/>
    <w:rsid w:val="00FA193D"/>
    <w:rsid w:val="00FA4C32"/>
    <w:rsid w:val="00FE4CB4"/>
    <w:rsid w:val="00FE7114"/>
    <w:rsid w:val="04128BC8"/>
    <w:rsid w:val="0434BA2E"/>
    <w:rsid w:val="05B7C185"/>
    <w:rsid w:val="0B330322"/>
    <w:rsid w:val="0D317966"/>
    <w:rsid w:val="0FF7BBF0"/>
    <w:rsid w:val="1822194D"/>
    <w:rsid w:val="1A8A8A3E"/>
    <w:rsid w:val="1DCEE5FE"/>
    <w:rsid w:val="1F68A24D"/>
    <w:rsid w:val="1F7989C7"/>
    <w:rsid w:val="20D7D75A"/>
    <w:rsid w:val="335F29B8"/>
    <w:rsid w:val="388FC829"/>
    <w:rsid w:val="3E66BDD9"/>
    <w:rsid w:val="483AB065"/>
    <w:rsid w:val="485F40B9"/>
    <w:rsid w:val="4A3DFBBD"/>
    <w:rsid w:val="5B4A8B7E"/>
    <w:rsid w:val="642F4D46"/>
    <w:rsid w:val="66DB2505"/>
    <w:rsid w:val="6B3DCB96"/>
    <w:rsid w:val="6C4C197C"/>
    <w:rsid w:val="769DCD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5761ED61-53CA-4575-B400-F28FCF6E00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7"/>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7"/>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7"/>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4"/>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5"/>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6"/>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11"/>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7"/>
      </w:numPr>
      <w:spacing w:before="3pt" w:after="1.50pt"/>
      <w:ind w:start="2.90pt" w:hanging="1.45pt"/>
      <w:jc w:val="end"/>
    </w:pPr>
    <w:rPr>
      <w:sz w:val="12"/>
      <w:szCs w:val="12"/>
    </w:rPr>
  </w:style>
  <w:style w:type="paragraph" w:customStyle="1" w:styleId="tablehead">
    <w:name w:val="table head"/>
    <w:pPr>
      <w:numPr>
        <w:numId w:val="12"/>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434BA2E"/>
    <w:pPr>
      <w:ind w:start="36pt"/>
      <w:contextualSpacing/>
    </w:pPr>
  </w:style>
  <w:style w:type="character" w:styleId="Hyperlink">
    <w:name w:val="Hyperlink"/>
    <w:basedOn w:val="DefaultParagraphFont"/>
    <w:uiPriority w:val="99"/>
    <w:unhideWhenUsed/>
    <w:rsid w:val="0434BA2E"/>
    <w:rPr>
      <w:color w:val="0563C1"/>
      <w:u w:val="single"/>
    </w:rPr>
  </w:style>
  <w:style w:type="table" w:styleId="TableGrid">
    <w:name w:val="Table Grid"/>
    <w:basedOn w:val="TableNormal"/>
    <w:rsid w:val="00B8686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1Light">
    <w:name w:val="Grid Table 1 Light"/>
    <w:basedOn w:val="TableNormal"/>
    <w:uiPriority w:val="46"/>
    <w:rsid w:val="00B86860"/>
    <w:tblPr>
      <w:tblStyleRowBandSize w:val="1"/>
      <w:tblStyleColBandSize w:val="1"/>
      <w:tblBorders>
        <w:top w:val="single" w:sz="4" w:space="0" w:color="999999" w:themeColor="text1" w:themeTint="66"/>
        <w:start w:val="single" w:sz="4" w:space="0" w:color="999999" w:themeColor="text1" w:themeTint="66"/>
        <w:bottom w:val="single" w:sz="4" w:space="0" w:color="999999" w:themeColor="text1" w:themeTint="66"/>
        <w:end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55642">
      <w:bodyDiv w:val="1"/>
      <w:marLeft w:val="0pt"/>
      <w:marRight w:val="0pt"/>
      <w:marTop w:val="0pt"/>
      <w:marBottom w:val="0pt"/>
      <w:divBdr>
        <w:top w:val="none" w:sz="0" w:space="0" w:color="auto"/>
        <w:left w:val="none" w:sz="0" w:space="0" w:color="auto"/>
        <w:bottom w:val="none" w:sz="0" w:space="0" w:color="auto"/>
        <w:right w:val="none" w:sz="0" w:space="0" w:color="auto"/>
      </w:divBdr>
    </w:div>
    <w:div w:id="490876140">
      <w:bodyDiv w:val="1"/>
      <w:marLeft w:val="0pt"/>
      <w:marRight w:val="0pt"/>
      <w:marTop w:val="0pt"/>
      <w:marBottom w:val="0pt"/>
      <w:divBdr>
        <w:top w:val="none" w:sz="0" w:space="0" w:color="auto"/>
        <w:left w:val="none" w:sz="0" w:space="0" w:color="auto"/>
        <w:bottom w:val="none" w:sz="0" w:space="0" w:color="auto"/>
        <w:right w:val="none" w:sz="0" w:space="0" w:color="auto"/>
      </w:divBdr>
    </w:div>
    <w:div w:id="732895724">
      <w:bodyDiv w:val="1"/>
      <w:marLeft w:val="0pt"/>
      <w:marRight w:val="0pt"/>
      <w:marTop w:val="0pt"/>
      <w:marBottom w:val="0pt"/>
      <w:divBdr>
        <w:top w:val="none" w:sz="0" w:space="0" w:color="auto"/>
        <w:left w:val="none" w:sz="0" w:space="0" w:color="auto"/>
        <w:bottom w:val="none" w:sz="0" w:space="0" w:color="auto"/>
        <w:right w:val="none" w:sz="0" w:space="0" w:color="auto"/>
      </w:divBdr>
    </w:div>
    <w:div w:id="807627635">
      <w:bodyDiv w:val="1"/>
      <w:marLeft w:val="0pt"/>
      <w:marRight w:val="0pt"/>
      <w:marTop w:val="0pt"/>
      <w:marBottom w:val="0pt"/>
      <w:divBdr>
        <w:top w:val="none" w:sz="0" w:space="0" w:color="auto"/>
        <w:left w:val="none" w:sz="0" w:space="0" w:color="auto"/>
        <w:bottom w:val="none" w:sz="0" w:space="0" w:color="auto"/>
        <w:right w:val="none" w:sz="0" w:space="0" w:color="auto"/>
      </w:divBdr>
    </w:div>
    <w:div w:id="1500078119">
      <w:bodyDiv w:val="1"/>
      <w:marLeft w:val="0pt"/>
      <w:marRight w:val="0pt"/>
      <w:marTop w:val="0pt"/>
      <w:marBottom w:val="0pt"/>
      <w:divBdr>
        <w:top w:val="none" w:sz="0" w:space="0" w:color="auto"/>
        <w:left w:val="none" w:sz="0" w:space="0" w:color="auto"/>
        <w:bottom w:val="none" w:sz="0" w:space="0" w:color="auto"/>
        <w:right w:val="none" w:sz="0" w:space="0" w:color="auto"/>
      </w:divBdr>
    </w:div>
    <w:div w:id="1516920952">
      <w:bodyDiv w:val="1"/>
      <w:marLeft w:val="0pt"/>
      <w:marRight w:val="0pt"/>
      <w:marTop w:val="0pt"/>
      <w:marBottom w:val="0pt"/>
      <w:divBdr>
        <w:top w:val="none" w:sz="0" w:space="0" w:color="auto"/>
        <w:left w:val="none" w:sz="0" w:space="0" w:color="auto"/>
        <w:bottom w:val="none" w:sz="0" w:space="0" w:color="auto"/>
        <w:right w:val="none" w:sz="0" w:space="0" w:color="auto"/>
      </w:divBdr>
    </w:div>
    <w:div w:id="1611426288">
      <w:bodyDiv w:val="1"/>
      <w:marLeft w:val="0pt"/>
      <w:marRight w:val="0pt"/>
      <w:marTop w:val="0pt"/>
      <w:marBottom w:val="0pt"/>
      <w:divBdr>
        <w:top w:val="none" w:sz="0" w:space="0" w:color="auto"/>
        <w:left w:val="none" w:sz="0" w:space="0" w:color="auto"/>
        <w:bottom w:val="none" w:sz="0" w:space="0" w:color="auto"/>
        <w:right w:val="none" w:sz="0" w:space="0" w:color="auto"/>
      </w:divBdr>
    </w:div>
    <w:div w:id="1664241868">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2.png"/><Relationship Id="rId18" Type="http://purl.oclc.org/ooxml/officeDocument/relationships/image" Target="media/image7.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1.png"/><Relationship Id="rId17" Type="http://purl.oclc.org/ooxml/officeDocument/relationships/image" Target="media/image6.png"/><Relationship Id="rId2" Type="http://purl.oclc.org/ooxml/officeDocument/relationships/numbering" Target="numbering.xml"/><Relationship Id="rId16" Type="http://purl.oclc.org/ooxml/officeDocument/relationships/image" Target="media/image5.png"/><Relationship Id="rId20" Type="http://purl.oclc.org/ooxml/officeDocument/relationships/image" Target="media/image9.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bhuvanalakshmijp329@ptuniv.edu.in" TargetMode="External"/><Relationship Id="rId5" Type="http://purl.oclc.org/ooxml/officeDocument/relationships/webSettings" Target="webSettings.xml"/><Relationship Id="rId15" Type="http://purl.oclc.org/ooxml/officeDocument/relationships/image" Target="media/image4.png"/><Relationship Id="rId10" Type="http://purl.oclc.org/ooxml/officeDocument/relationships/hyperlink" Target="mailto:rajarajeswari.vantapati261@ptuniv.edu.in" TargetMode="External"/><Relationship Id="rId19" Type="http://purl.oclc.org/ooxml/officeDocument/relationships/image" Target="media/image8.png"/><Relationship Id="rId4" Type="http://purl.oclc.org/ooxml/officeDocument/relationships/settings" Target="settings.xml"/><Relationship Id="rId9" Type="http://purl.oclc.org/ooxml/officeDocument/relationships/hyperlink" Target="mailto:arjun.christopher877@ptuniv.edu.in" TargetMode="External"/><Relationship Id="rId14" Type="http://purl.oclc.org/ooxml/officeDocument/relationships/image" Target="media/image3.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89</TotalTime>
  <Pages>9</Pages>
  <Words>5223</Words>
  <Characters>29773</Characters>
  <Application>Microsoft Office Word</Application>
  <DocSecurity>0</DocSecurity>
  <Lines>248</Lines>
  <Paragraphs>69</Paragraphs>
  <ScaleCrop>false</ScaleCrop>
  <Company>IEEE</Company>
  <LinksUpToDate>false</LinksUpToDate>
  <CharactersWithSpaces>34927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ARJUN CHRISTOPHER</cp:lastModifiedBy>
  <cp:revision>35</cp:revision>
  <dcterms:created xsi:type="dcterms:W3CDTF">2024-07-16T13:42:00Z</dcterms:created>
  <dcterms:modified xsi:type="dcterms:W3CDTF">2026-02-15T07:23:00Z</dcterms:modified>
</cp:coreProperties>
</file>